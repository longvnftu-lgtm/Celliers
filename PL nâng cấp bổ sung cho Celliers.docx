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74"/>
        <w:gridCol w:w="2874"/>
        <w:gridCol w:w="5062"/>
      </w:tblGrid>
      <w:tr w:rsidR="00E60563" w:rsidRPr="00E60563" w14:paraId="7A89BA9F" w14:textId="77777777" w:rsidTr="002B6FCF">
        <w:trPr>
          <w:trHeight w:val="76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</w:tcBorders>
          </w:tcPr>
          <w:p w14:paraId="76C9356B" w14:textId="13DFB578" w:rsidR="00C50178" w:rsidRPr="00E60563" w:rsidRDefault="00673E3C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lang w:val="fr-FR"/>
              </w:rPr>
            </w:pPr>
            <w:r w:rsidRPr="00E60563">
              <w:rPr>
                <w:noProof/>
                <w:color w:val="000000" w:themeColor="text1"/>
              </w:rPr>
              <w:drawing>
                <wp:anchor distT="0" distB="0" distL="114300" distR="114300" simplePos="0" relativeHeight="251665408" behindDoc="1" locked="0" layoutInCell="1" allowOverlap="1" wp14:anchorId="7B984B30" wp14:editId="22FE10B9">
                  <wp:simplePos x="0" y="0"/>
                  <wp:positionH relativeFrom="column">
                    <wp:posOffset>511565</wp:posOffset>
                  </wp:positionH>
                  <wp:positionV relativeFrom="paragraph">
                    <wp:posOffset>198608</wp:posOffset>
                  </wp:positionV>
                  <wp:extent cx="1225550" cy="337820"/>
                  <wp:effectExtent l="0" t="0" r="0" b="5080"/>
                  <wp:wrapTight wrapText="bothSides">
                    <wp:wrapPolygon edited="0">
                      <wp:start x="1007" y="0"/>
                      <wp:lineTo x="0" y="3654"/>
                      <wp:lineTo x="0" y="18271"/>
                      <wp:lineTo x="1007" y="20707"/>
                      <wp:lineTo x="3693" y="20707"/>
                      <wp:lineTo x="21152" y="17053"/>
                      <wp:lineTo x="21152" y="3654"/>
                      <wp:lineTo x="3693" y="0"/>
                      <wp:lineTo x="1007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0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0178"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lang w:val="fr-FR"/>
              </w:rPr>
              <w:softHyphen/>
              <w:t>CÔNG TY CỔ PHẦN BASE ENTERPRISE</w:t>
            </w:r>
          </w:p>
          <w:p w14:paraId="20133505" w14:textId="6ADF4ED2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color w:val="000000" w:themeColor="text1"/>
                <w:sz w:val="22"/>
                <w:szCs w:val="22"/>
                <w:lang w:val="fr-FR"/>
              </w:rPr>
            </w:pPr>
          </w:p>
          <w:p w14:paraId="1BE5D111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color w:val="000000" w:themeColor="text1"/>
                <w:sz w:val="22"/>
                <w:szCs w:val="22"/>
                <w:lang w:val="fr-FR"/>
              </w:rPr>
            </w:pPr>
          </w:p>
        </w:tc>
        <w:tc>
          <w:tcPr>
            <w:tcW w:w="5062" w:type="dxa"/>
            <w:tcBorders>
              <w:top w:val="nil"/>
              <w:bottom w:val="nil"/>
              <w:right w:val="nil"/>
            </w:tcBorders>
          </w:tcPr>
          <w:p w14:paraId="5A924141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lang w:val="fr-FR"/>
              </w:rPr>
            </w:pPr>
            <w:r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lang w:val="fr-FR"/>
              </w:rPr>
              <w:t>CỘNG HÒA XÃ HỘI CHỦ NGHĨA VIỆT NAM</w:t>
            </w:r>
          </w:p>
          <w:p w14:paraId="37DE50C7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  <w:t>Độc lập - Tự do - Hạnh phúc</w:t>
            </w:r>
          </w:p>
          <w:p w14:paraId="66CDA6ED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----------------o0o---------------</w:t>
            </w:r>
          </w:p>
        </w:tc>
      </w:tr>
      <w:tr w:rsidR="00E60563" w:rsidRPr="00E60563" w14:paraId="7498F5BD" w14:textId="77777777" w:rsidTr="002B6FCF">
        <w:trPr>
          <w:trHeight w:val="24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10C94E84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74" w:type="dxa"/>
            <w:tcBorders>
              <w:top w:val="nil"/>
              <w:left w:val="nil"/>
              <w:bottom w:val="nil"/>
            </w:tcBorders>
          </w:tcPr>
          <w:p w14:paraId="15D5CF09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bottom w:val="nil"/>
              <w:right w:val="nil"/>
            </w:tcBorders>
          </w:tcPr>
          <w:p w14:paraId="46743EC5" w14:textId="010E1212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ind w:right="440"/>
              <w:jc w:val="right"/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  <w:t xml:space="preserve">                     Hà Nội, ngày </w:t>
            </w:r>
            <w:ins w:id="0" w:author="[Base-Legal]_CN" w:date="2026-07-18T10:57:00Z">
              <w:r w:rsidR="006736CB">
                <w:rPr>
                  <w:rFonts w:ascii="Cambria" w:eastAsia="Times New Roman" w:hAnsi="Cambria" w:cs="Arial"/>
                  <w:i/>
                  <w:color w:val="000000" w:themeColor="text1"/>
                  <w:sz w:val="22"/>
                  <w:szCs w:val="22"/>
                  <w:highlight w:val="yellow"/>
                </w:rPr>
                <w:t>01</w:t>
              </w:r>
            </w:ins>
            <w:del w:id="1" w:author="[Base-Legal]_CN" w:date="2026-07-18T10:57:00Z">
              <w:r w:rsidR="007442FD" w:rsidRPr="00673E3C" w:rsidDel="006736CB">
                <w:rPr>
                  <w:rFonts w:ascii="Cambria" w:eastAsia="Times New Roman" w:hAnsi="Cambria" w:cs="Arial"/>
                  <w:i/>
                  <w:color w:val="000000" w:themeColor="text1"/>
                  <w:sz w:val="22"/>
                  <w:szCs w:val="22"/>
                  <w:highlight w:val="yellow"/>
                </w:rPr>
                <w:delText>[.]</w:delText>
              </w:r>
            </w:del>
            <w:r w:rsidR="007442FD">
              <w:rPr>
                <w:rFonts w:ascii="Cambria" w:eastAsia="Times New Roman" w:hAnsi="Cambria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Pr="00E60563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  <w:t xml:space="preserve">tháng </w:t>
            </w:r>
            <w:del w:id="2" w:author="[Base-Legal]_CN" w:date="2026-07-18T10:57:00Z">
              <w:r w:rsidR="007442FD" w:rsidRPr="00673E3C" w:rsidDel="006736CB">
                <w:rPr>
                  <w:rFonts w:ascii="Cambria" w:eastAsia="Times New Roman" w:hAnsi="Cambria" w:cs="Arial"/>
                  <w:i/>
                  <w:color w:val="000000" w:themeColor="text1"/>
                  <w:sz w:val="22"/>
                  <w:szCs w:val="22"/>
                  <w:highlight w:val="yellow"/>
                </w:rPr>
                <w:delText>[.]</w:delText>
              </w:r>
              <w:r w:rsidRPr="00E60563" w:rsidDel="006736CB">
                <w:rPr>
                  <w:rFonts w:ascii="Cambria" w:eastAsia="Arial" w:hAnsi="Cambria" w:cs="Arial"/>
                  <w:i/>
                  <w:color w:val="000000" w:themeColor="text1"/>
                  <w:sz w:val="22"/>
                  <w:szCs w:val="22"/>
                </w:rPr>
                <w:delText xml:space="preserve"> </w:delText>
              </w:r>
            </w:del>
            <w:ins w:id="3" w:author="[Base-Legal]_CN" w:date="2026-07-18T10:57:00Z">
              <w:r w:rsidR="006736CB">
                <w:rPr>
                  <w:rFonts w:ascii="Cambria" w:eastAsia="Times New Roman" w:hAnsi="Cambria" w:cs="Arial"/>
                  <w:i/>
                  <w:color w:val="000000" w:themeColor="text1"/>
                  <w:sz w:val="22"/>
                  <w:szCs w:val="22"/>
                </w:rPr>
                <w:t xml:space="preserve">08 </w:t>
              </w:r>
            </w:ins>
            <w:r w:rsidRPr="00E60563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  <w:t xml:space="preserve">năm </w:t>
            </w:r>
            <w:del w:id="4" w:author="[Base-Legal]_CN" w:date="2026-07-18T10:57:00Z">
              <w:r w:rsidR="00124732" w:rsidRPr="00162F72" w:rsidDel="006736CB">
                <w:rPr>
                  <w:rFonts w:ascii="Cambria" w:eastAsia="Arial" w:hAnsi="Cambria" w:cs="Arial"/>
                  <w:i/>
                  <w:color w:val="000000" w:themeColor="text1"/>
                  <w:sz w:val="22"/>
                  <w:szCs w:val="22"/>
                  <w:highlight w:val="yellow"/>
                </w:rPr>
                <w:delText>[.]</w:delText>
              </w:r>
            </w:del>
            <w:ins w:id="5" w:author="[Base-Legal]_CN" w:date="2026-07-18T10:57:00Z">
              <w:r w:rsidR="006736CB">
                <w:rPr>
                  <w:rFonts w:ascii="Cambria" w:eastAsia="Arial" w:hAnsi="Cambria" w:cs="Arial"/>
                  <w:i/>
                  <w:color w:val="000000" w:themeColor="text1"/>
                  <w:sz w:val="22"/>
                  <w:szCs w:val="22"/>
                </w:rPr>
                <w:t>2024</w:t>
              </w:r>
            </w:ins>
            <w:bookmarkStart w:id="6" w:name="_GoBack"/>
            <w:bookmarkEnd w:id="6"/>
          </w:p>
        </w:tc>
      </w:tr>
    </w:tbl>
    <w:p w14:paraId="2B183C43" w14:textId="71D4DBDA" w:rsidR="00C50178" w:rsidRPr="00E60563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10"/>
        </w:tabs>
        <w:spacing w:before="0" w:after="60" w:line="324" w:lineRule="auto"/>
        <w:ind w:right="-15"/>
        <w:jc w:val="center"/>
        <w:rPr>
          <w:rFonts w:ascii="Cambria" w:eastAsia="Times New Roman" w:hAnsi="Cambria" w:cs="Arial"/>
          <w:b/>
          <w:color w:val="000000" w:themeColor="text1"/>
          <w:sz w:val="32"/>
          <w:szCs w:val="32"/>
          <w:lang w:val="vi-VN"/>
        </w:rPr>
      </w:pPr>
      <w:r w:rsidRPr="00E60563">
        <w:rPr>
          <w:rFonts w:ascii="Cambria" w:eastAsia="Times New Roman" w:hAnsi="Cambria" w:cs="Arial"/>
          <w:b/>
          <w:color w:val="000000" w:themeColor="text1"/>
          <w:sz w:val="32"/>
          <w:szCs w:val="32"/>
        </w:rPr>
        <w:t xml:space="preserve">PHỤ LỤC </w:t>
      </w:r>
      <w:r w:rsidR="00336765">
        <w:rPr>
          <w:rFonts w:ascii="Cambria" w:eastAsia="Times New Roman" w:hAnsi="Cambria" w:cs="Arial"/>
          <w:b/>
          <w:color w:val="000000" w:themeColor="text1"/>
          <w:sz w:val="32"/>
          <w:szCs w:val="32"/>
        </w:rPr>
        <w:t>01</w:t>
      </w:r>
    </w:p>
    <w:p w14:paraId="5BCC9FB1" w14:textId="50E5626D" w:rsidR="00C50178" w:rsidRPr="00E60563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10"/>
        </w:tabs>
        <w:spacing w:before="0" w:after="60" w:line="324" w:lineRule="auto"/>
        <w:ind w:right="-15"/>
        <w:jc w:val="center"/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</w:pPr>
      <w:r w:rsidRPr="00336765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 xml:space="preserve">V/v: </w:t>
      </w:r>
      <w:r w:rsidR="00414905" w:rsidRPr="00336765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>Nâng</w:t>
      </w:r>
      <w:r w:rsidR="00414905" w:rsidRPr="00E60563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 xml:space="preserve"> cấp</w:t>
      </w:r>
      <w:r w:rsidR="00414905" w:rsidRPr="00336765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 xml:space="preserve"> ứng</w:t>
      </w:r>
      <w:r w:rsidR="00414905" w:rsidRPr="00E60563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 xml:space="preserve"> dụng sử dụng</w:t>
      </w:r>
    </w:p>
    <w:p w14:paraId="63B56A33" w14:textId="5DAA86F0" w:rsidR="00CA76D5" w:rsidRPr="00E60563" w:rsidRDefault="00CA76D5" w:rsidP="00C743CD">
      <w:pPr>
        <w:pStyle w:val="ListParagraph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contextualSpacing w:val="0"/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</w:pP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Căn cứ H</w:t>
      </w:r>
      <w:r w:rsidR="008E77AE"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ợp đồng cung cấp 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phần mềm dịch vụ công nghệ thông tin số </w:t>
      </w:r>
      <w:r w:rsidR="00E85CEC" w:rsidRPr="00E85CEC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200722-1/183/HD-BASE</w:t>
      </w:r>
      <w:r w:rsidR="00673E3C" w:rsidRPr="00787265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 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ký ngày </w:t>
      </w:r>
      <w:r w:rsidR="00A328BD" w:rsidRPr="00A328BD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28/07/2022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 giữa </w:t>
      </w:r>
      <w:r w:rsidR="00F02157" w:rsidRPr="00787265">
        <w:rPr>
          <w:rFonts w:ascii="Cambria" w:eastAsia="Times New Roman" w:hAnsi="Cambria" w:cs="Arial"/>
          <w:bCs/>
          <w:i/>
          <w:iCs/>
          <w:color w:val="000000" w:themeColor="text1"/>
          <w:sz w:val="22"/>
          <w:szCs w:val="22"/>
          <w:highlight w:val="yellow"/>
          <w:lang w:val="vi-VN"/>
        </w:rPr>
        <w:t>CÔNG TY TNHH HẦM RƯỢU CHÂU Á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 và </w:t>
      </w:r>
      <w:r w:rsidR="00A50F3B"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CÔNG TY CỔ PHẦN BASE ENTERPRISE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 và các phụ lục đính kèm </w:t>
      </w:r>
      <w:r w:rsidR="00C0486F" w:rsidRPr="00787265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(nếu có) 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(Sau đây gọi tắt là "Hợp đồng");</w:t>
      </w:r>
    </w:p>
    <w:p w14:paraId="541742D5" w14:textId="200278D8" w:rsidR="00C50178" w:rsidRPr="00E60563" w:rsidRDefault="00CA76D5" w:rsidP="007C01DA">
      <w:pPr>
        <w:pStyle w:val="ListParagraph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contextualSpacing w:val="0"/>
        <w:jc w:val="left"/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</w:pP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Căn cứ vào nhu cầu và thỏa thuận của các bên;</w:t>
      </w:r>
    </w:p>
    <w:p w14:paraId="0F3959B6" w14:textId="77777777" w:rsidR="005A5AE0" w:rsidRPr="00E60563" w:rsidRDefault="005A5AE0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eastAsia="Cambria" w:hAnsi="Cambria" w:cs="Arial"/>
          <w:color w:val="000000" w:themeColor="text1"/>
          <w:sz w:val="12"/>
          <w:szCs w:val="12"/>
          <w:lang w:val="vi-VN"/>
        </w:rPr>
      </w:pPr>
    </w:p>
    <w:p w14:paraId="0194BECC" w14:textId="0BF19C5E" w:rsidR="00C50178" w:rsidRDefault="005A5AE0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eastAsia="Cambria" w:hAnsi="Cambria" w:cs="Arial"/>
          <w:color w:val="000000" w:themeColor="text1"/>
          <w:sz w:val="22"/>
          <w:szCs w:val="22"/>
        </w:rPr>
      </w:pPr>
      <w:r w:rsidRPr="00E60563">
        <w:rPr>
          <w:rFonts w:ascii="Cambria" w:eastAsia="Cambria" w:hAnsi="Cambria" w:cs="Arial"/>
          <w:color w:val="000000" w:themeColor="text1"/>
          <w:sz w:val="22"/>
          <w:szCs w:val="22"/>
        </w:rPr>
        <w:t>Chúng tôi gồm: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7015"/>
      </w:tblGrid>
      <w:tr w:rsidR="00A354D1" w:rsidRPr="00E60563" w14:paraId="5A613086" w14:textId="77777777" w:rsidTr="00922851">
        <w:tc>
          <w:tcPr>
            <w:tcW w:w="9170" w:type="dxa"/>
            <w:gridSpan w:val="2"/>
            <w:tcBorders>
              <w:top w:val="nil"/>
              <w:bottom w:val="single" w:sz="12" w:space="0" w:color="auto"/>
            </w:tcBorders>
          </w:tcPr>
          <w:p w14:paraId="655DCBD2" w14:textId="4C736AA5" w:rsidR="00A354D1" w:rsidRPr="00BF208F" w:rsidRDefault="00A354D1" w:rsidP="00A354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  <w:t xml:space="preserve">Bên sử dụng dịch vụ (Bên A): </w:t>
            </w:r>
            <w:r w:rsidR="00F02157" w:rsidRPr="00F02157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highlight w:val="yellow"/>
              </w:rPr>
              <w:t>CÔNG TY TNHH HẦM RƯỢU CHÂU Á</w:t>
            </w:r>
          </w:p>
        </w:tc>
      </w:tr>
      <w:tr w:rsidR="00FF4BA8" w:rsidRPr="00E60563" w14:paraId="7F8E9E33" w14:textId="77777777" w:rsidTr="00B02612">
        <w:tc>
          <w:tcPr>
            <w:tcW w:w="2155" w:type="dxa"/>
            <w:tcBorders>
              <w:top w:val="single" w:sz="12" w:space="0" w:color="auto"/>
            </w:tcBorders>
          </w:tcPr>
          <w:p w14:paraId="5D8F5A79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Người đại diện:</w:t>
            </w: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7015" w:type="dxa"/>
            <w:tcBorders>
              <w:top w:val="single" w:sz="12" w:space="0" w:color="auto"/>
            </w:tcBorders>
          </w:tcPr>
          <w:p w14:paraId="5F8EACF8" w14:textId="550E6BAE" w:rsidR="00FF4BA8" w:rsidRPr="00E60563" w:rsidRDefault="00F02157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3830"/>
              </w:tabs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F02157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  <w:t>Bà Nguyễn Vũ Hoài Anh</w:t>
            </w:r>
            <w:r w:rsidR="00FF4BA8"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ab/>
              <w:t xml:space="preserve">Chức vụ: </w:t>
            </w:r>
            <w:r w:rsidRPr="00F02157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  <w:t>Giám đốc</w:t>
            </w:r>
          </w:p>
        </w:tc>
      </w:tr>
      <w:tr w:rsidR="00FF4BA8" w:rsidRPr="00E60563" w14:paraId="0259C4EE" w14:textId="77777777" w:rsidTr="00B02612">
        <w:tc>
          <w:tcPr>
            <w:tcW w:w="2155" w:type="dxa"/>
          </w:tcPr>
          <w:p w14:paraId="1D581140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Địa chỉ trụ sở:</w:t>
            </w:r>
          </w:p>
        </w:tc>
        <w:tc>
          <w:tcPr>
            <w:tcW w:w="7015" w:type="dxa"/>
          </w:tcPr>
          <w:p w14:paraId="569A8E81" w14:textId="2BF62899" w:rsidR="00FF4BA8" w:rsidRPr="00E60563" w:rsidRDefault="00F02157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F02157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  <w:t>Số 18 phố Yên Thế, Phường Văn Miếu - Quốc Tử Giám, Thành phố Hà Nội, Việt Nam</w:t>
            </w:r>
          </w:p>
        </w:tc>
      </w:tr>
      <w:tr w:rsidR="00FF4BA8" w:rsidRPr="00E60563" w14:paraId="1DDBBABB" w14:textId="77777777" w:rsidTr="00B02612">
        <w:tc>
          <w:tcPr>
            <w:tcW w:w="2155" w:type="dxa"/>
          </w:tcPr>
          <w:p w14:paraId="48E49EAD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Địa chỉ giao dịch:</w:t>
            </w:r>
          </w:p>
        </w:tc>
        <w:tc>
          <w:tcPr>
            <w:tcW w:w="7015" w:type="dxa"/>
          </w:tcPr>
          <w:p w14:paraId="05A81FE1" w14:textId="2757B220" w:rsidR="00FF4BA8" w:rsidRPr="00E60563" w:rsidRDefault="00F02157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F02157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  <w:t>Số 18 phố Yên Thế, Phường Văn Miếu - Quốc Tử Giám, Thành phố Hà Nội, Việt Nam</w:t>
            </w:r>
          </w:p>
        </w:tc>
      </w:tr>
      <w:tr w:rsidR="00FF4BA8" w:rsidRPr="00E60563" w14:paraId="5DAFEC89" w14:textId="77777777" w:rsidTr="00B02612">
        <w:tc>
          <w:tcPr>
            <w:tcW w:w="2155" w:type="dxa"/>
          </w:tcPr>
          <w:p w14:paraId="1197500F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Số ĐKKD/MST:</w:t>
            </w:r>
          </w:p>
        </w:tc>
        <w:tc>
          <w:tcPr>
            <w:tcW w:w="7015" w:type="dxa"/>
          </w:tcPr>
          <w:p w14:paraId="74E704CC" w14:textId="1C1D0568" w:rsidR="00FF4BA8" w:rsidRPr="00E60563" w:rsidRDefault="00F02157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F02157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  <w:t>0105251191</w:t>
            </w:r>
          </w:p>
        </w:tc>
      </w:tr>
      <w:tr w:rsidR="00FF4BA8" w:rsidRPr="00E60563" w14:paraId="4147A409" w14:textId="77777777" w:rsidTr="00B02612">
        <w:tc>
          <w:tcPr>
            <w:tcW w:w="9170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55BDF693" w14:textId="77777777" w:rsidR="00FF4BA8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</w:pPr>
          </w:p>
          <w:p w14:paraId="73A94EF9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  <w:t>Bên cung cấp dịch vụ (Bên B): CÔNG TY CỔ PHẦN BASE ENTERPRISE</w:t>
            </w:r>
          </w:p>
        </w:tc>
      </w:tr>
      <w:tr w:rsidR="00FF4BA8" w:rsidRPr="00E60563" w14:paraId="6CA38DF4" w14:textId="77777777" w:rsidTr="00B02612">
        <w:tc>
          <w:tcPr>
            <w:tcW w:w="2155" w:type="dxa"/>
            <w:tcBorders>
              <w:top w:val="single" w:sz="12" w:space="0" w:color="auto"/>
            </w:tcBorders>
          </w:tcPr>
          <w:p w14:paraId="746CD797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Người đại diện:</w:t>
            </w:r>
          </w:p>
        </w:tc>
        <w:tc>
          <w:tcPr>
            <w:tcW w:w="7015" w:type="dxa"/>
            <w:tcBorders>
              <w:top w:val="single" w:sz="12" w:space="0" w:color="auto"/>
            </w:tcBorders>
          </w:tcPr>
          <w:p w14:paraId="4554A6EC" w14:textId="77777777" w:rsidR="00B0554E" w:rsidRDefault="00B0554E" w:rsidP="00B0554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3045"/>
              </w:tabs>
              <w:spacing w:line="312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Ông Phạm Duy Hiệp</w:t>
            </w: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ab/>
            </w: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Chức vụ: </w:t>
            </w: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Giám đốc công nghệ thông tin</w:t>
            </w:r>
          </w:p>
          <w:p w14:paraId="0E97B265" w14:textId="4F30A259" w:rsidR="00FF4BA8" w:rsidRPr="00E60563" w:rsidRDefault="00B0554E" w:rsidP="00B0554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3830"/>
              </w:tabs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8F7277">
              <w:rPr>
                <w:rFonts w:ascii="Cambria" w:eastAsia="Arial" w:hAnsi="Cambria" w:cs="Arial"/>
                <w:i/>
                <w:iCs/>
                <w:color w:val="000000" w:themeColor="text1"/>
                <w:sz w:val="22"/>
                <w:szCs w:val="22"/>
              </w:rPr>
              <w:t>(</w:t>
            </w:r>
            <w:r w:rsidR="008C6A0C" w:rsidRPr="00911F1E">
              <w:rPr>
                <w:rFonts w:ascii="Cambria" w:eastAsia="Arial" w:hAnsi="Cambria" w:cs="Arial"/>
                <w:i/>
                <w:iCs/>
                <w:color w:val="000000" w:themeColor="text1"/>
                <w:sz w:val="22"/>
                <w:szCs w:val="22"/>
              </w:rPr>
              <w:t>Theo Giấy uỷ quyền số 201025-02/UQ-BASE ngày 20/10/2025</w:t>
            </w:r>
            <w:r w:rsidRPr="008F7277">
              <w:rPr>
                <w:rFonts w:ascii="Cambria" w:eastAsia="Arial" w:hAnsi="Cambria" w:cs="Arial"/>
                <w:i/>
                <w:iCs/>
                <w:color w:val="000000" w:themeColor="text1"/>
                <w:sz w:val="22"/>
                <w:szCs w:val="22"/>
              </w:rPr>
              <w:t>)</w:t>
            </w:r>
          </w:p>
        </w:tc>
      </w:tr>
      <w:tr w:rsidR="00FF4BA8" w:rsidRPr="00E60563" w14:paraId="37D0B97E" w14:textId="77777777" w:rsidTr="00B02612">
        <w:tc>
          <w:tcPr>
            <w:tcW w:w="2155" w:type="dxa"/>
          </w:tcPr>
          <w:p w14:paraId="5989AB7F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Địa chỉ trụ sở:</w:t>
            </w:r>
          </w:p>
        </w:tc>
        <w:tc>
          <w:tcPr>
            <w:tcW w:w="7015" w:type="dxa"/>
          </w:tcPr>
          <w:p w14:paraId="118509AC" w14:textId="48E30C7D" w:rsidR="00FF4BA8" w:rsidRPr="00E60563" w:rsidRDefault="00FE5241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FE5241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Tầng 16 - Tháp A, Tòa nhà văn phòng HUD Tower, số 37 Lê Văn Lương, Phường Thanh Xuân, Thành phố Hà Nội, Việt Nam</w:t>
            </w:r>
          </w:p>
        </w:tc>
      </w:tr>
      <w:tr w:rsidR="00FF4BA8" w:rsidRPr="00E60563" w14:paraId="5F4682BC" w14:textId="77777777" w:rsidTr="00B02612">
        <w:tc>
          <w:tcPr>
            <w:tcW w:w="2155" w:type="dxa"/>
            <w:tcBorders>
              <w:bottom w:val="single" w:sz="4" w:space="0" w:color="auto"/>
            </w:tcBorders>
          </w:tcPr>
          <w:p w14:paraId="3477C599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Số ĐKKD/MST:</w:t>
            </w:r>
          </w:p>
        </w:tc>
        <w:tc>
          <w:tcPr>
            <w:tcW w:w="7015" w:type="dxa"/>
            <w:tcBorders>
              <w:bottom w:val="single" w:sz="4" w:space="0" w:color="auto"/>
            </w:tcBorders>
          </w:tcPr>
          <w:p w14:paraId="71E452B9" w14:textId="77777777" w:rsidR="00FF4BA8" w:rsidRPr="00E60563" w:rsidRDefault="00FF4BA8" w:rsidP="007C01DA">
            <w:pPr>
              <w:widowControl/>
              <w:spacing w:before="0" w:after="60" w:line="324" w:lineRule="auto"/>
              <w:ind w:left="-105"/>
              <w:jc w:val="left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0107526719</w:t>
            </w:r>
          </w:p>
        </w:tc>
      </w:tr>
      <w:tr w:rsidR="00FF4BA8" w:rsidRPr="00E60563" w14:paraId="0C55E495" w14:textId="77777777" w:rsidTr="00B02612">
        <w:tc>
          <w:tcPr>
            <w:tcW w:w="2155" w:type="dxa"/>
            <w:tcBorders>
              <w:top w:val="single" w:sz="4" w:space="0" w:color="auto"/>
              <w:bottom w:val="single" w:sz="4" w:space="0" w:color="auto"/>
            </w:tcBorders>
          </w:tcPr>
          <w:p w14:paraId="2F124622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Số tài khoản:</w:t>
            </w:r>
          </w:p>
        </w:tc>
        <w:tc>
          <w:tcPr>
            <w:tcW w:w="7015" w:type="dxa"/>
            <w:tcBorders>
              <w:top w:val="single" w:sz="4" w:space="0" w:color="auto"/>
              <w:bottom w:val="single" w:sz="4" w:space="0" w:color="auto"/>
            </w:tcBorders>
          </w:tcPr>
          <w:p w14:paraId="5A815C36" w14:textId="77777777" w:rsidR="005D793B" w:rsidRPr="00E60563" w:rsidRDefault="005D793B" w:rsidP="005D793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12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8B24F2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0208 2016 868</w:t>
            </w: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                </w:t>
            </w:r>
          </w:p>
          <w:p w14:paraId="43A0D69C" w14:textId="2FBB69AC" w:rsidR="00FF4BA8" w:rsidRPr="00E60563" w:rsidRDefault="005D793B" w:rsidP="005D793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Mở tại: </w:t>
            </w:r>
            <w:r w:rsidRPr="008B24F2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Ngân hàng </w:t>
            </w: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TMCP</w:t>
            </w:r>
            <w:r w:rsidRPr="008B24F2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 Tiên Phong (TPB) - Chi nhánh Hoàn Kiếm</w:t>
            </w:r>
          </w:p>
        </w:tc>
      </w:tr>
    </w:tbl>
    <w:p w14:paraId="4F088AD4" w14:textId="77777777" w:rsidR="00FF4BA8" w:rsidRPr="00FF4BA8" w:rsidRDefault="00FF4BA8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eastAsia="Cambria" w:hAnsi="Cambria" w:cs="Arial"/>
          <w:color w:val="000000" w:themeColor="text1"/>
          <w:sz w:val="22"/>
          <w:szCs w:val="22"/>
        </w:rPr>
      </w:pPr>
    </w:p>
    <w:p w14:paraId="640C892D" w14:textId="2E255FDC" w:rsidR="003630BB" w:rsidRPr="00E60563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hAnsi="Cambria" w:cs="Arial"/>
          <w:i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i/>
          <w:color w:val="000000" w:themeColor="text1"/>
          <w:sz w:val="22"/>
          <w:szCs w:val="22"/>
        </w:rPr>
        <w:t xml:space="preserve">Căn cứ vào nhu cầu sử dụng, hai </w:t>
      </w:r>
      <w:r w:rsidR="001165E8">
        <w:rPr>
          <w:rFonts w:ascii="Cambria" w:hAnsi="Cambria" w:cs="Arial"/>
          <w:i/>
          <w:color w:val="000000" w:themeColor="text1"/>
          <w:sz w:val="22"/>
          <w:szCs w:val="22"/>
        </w:rPr>
        <w:t>B</w:t>
      </w:r>
      <w:r w:rsidRPr="00E60563">
        <w:rPr>
          <w:rFonts w:ascii="Cambria" w:hAnsi="Cambria" w:cs="Arial"/>
          <w:i/>
          <w:color w:val="000000" w:themeColor="text1"/>
          <w:sz w:val="22"/>
          <w:szCs w:val="22"/>
        </w:rPr>
        <w:t>ên cùng thống nhất ký kết Phụ</w:t>
      </w:r>
      <w:r w:rsidRPr="00E60563">
        <w:rPr>
          <w:rFonts w:ascii="Cambria" w:hAnsi="Cambria" w:cs="Arial"/>
          <w:i/>
          <w:color w:val="000000" w:themeColor="text1"/>
          <w:sz w:val="22"/>
          <w:szCs w:val="22"/>
          <w:lang w:val="vi-VN"/>
        </w:rPr>
        <w:t xml:space="preserve"> lục</w:t>
      </w:r>
      <w:r w:rsidRPr="00E60563">
        <w:rPr>
          <w:rFonts w:ascii="Cambria" w:hAnsi="Cambria" w:cs="Arial"/>
          <w:i/>
          <w:color w:val="000000" w:themeColor="text1"/>
          <w:sz w:val="22"/>
          <w:szCs w:val="22"/>
        </w:rPr>
        <w:t xml:space="preserve"> đính kèm Hợp đồng với các điều khoản sau:</w:t>
      </w:r>
    </w:p>
    <w:p w14:paraId="35BB5015" w14:textId="77777777" w:rsidR="00C50178" w:rsidRPr="00E60563" w:rsidRDefault="00C50178" w:rsidP="007C01DA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851" w:hanging="851"/>
        <w:rPr>
          <w:rFonts w:ascii="Cambria" w:hAnsi="Cambria" w:cs="Arial"/>
          <w:b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b/>
          <w:color w:val="000000" w:themeColor="text1"/>
          <w:sz w:val="22"/>
          <w:szCs w:val="22"/>
        </w:rPr>
        <w:t>NỘI</w:t>
      </w:r>
      <w:r w:rsidRPr="00E60563">
        <w:rPr>
          <w:rFonts w:ascii="Cambria" w:hAnsi="Cambria" w:cs="Arial"/>
          <w:b/>
          <w:color w:val="000000" w:themeColor="text1"/>
          <w:sz w:val="22"/>
          <w:szCs w:val="22"/>
          <w:lang w:val="vi-VN"/>
        </w:rPr>
        <w:t xml:space="preserve"> DUNG TH</w:t>
      </w:r>
      <w:r w:rsidRPr="00E60563">
        <w:rPr>
          <w:rFonts w:ascii="Cambria" w:hAnsi="Cambria" w:cs="Arial"/>
          <w:b/>
          <w:color w:val="000000" w:themeColor="text1"/>
          <w:sz w:val="22"/>
          <w:szCs w:val="22"/>
        </w:rPr>
        <w:t>ỎA</w:t>
      </w:r>
      <w:r w:rsidRPr="00E60563">
        <w:rPr>
          <w:rFonts w:ascii="Cambria" w:hAnsi="Cambria" w:cs="Arial"/>
          <w:b/>
          <w:color w:val="000000" w:themeColor="text1"/>
          <w:sz w:val="22"/>
          <w:szCs w:val="22"/>
          <w:lang w:val="vi-VN"/>
        </w:rPr>
        <w:t xml:space="preserve"> THUẬN</w:t>
      </w:r>
    </w:p>
    <w:p w14:paraId="1F5BBC03" w14:textId="3F86F879" w:rsidR="00C50178" w:rsidRPr="002C010B" w:rsidRDefault="006736CB" w:rsidP="002C010B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jc w:val="left"/>
        <w:rPr>
          <w:rFonts w:ascii="Cambria" w:hAnsi="Cambria" w:cs="Arial"/>
          <w:color w:val="000000" w:themeColor="text1"/>
          <w:sz w:val="22"/>
          <w:szCs w:val="22"/>
          <w:lang w:val="vi-VN"/>
          <w:rPrChange w:id="7" w:author="[Base-Legal]_CN" w:date="2026-07-18T10:34:00Z">
            <w:rPr>
              <w:lang w:val="vi-VN"/>
            </w:rPr>
          </w:rPrChange>
        </w:rPr>
        <w:pPrChange w:id="8" w:author="[Base-Legal]_CN" w:date="2026-07-18T10:34:00Z">
          <w:pPr>
            <w:pStyle w:val="ListParagraph"/>
            <w:widowControl/>
            <w:numPr>
              <w:numId w:val="78"/>
            </w:num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pacing w:before="0" w:after="60" w:line="324" w:lineRule="auto"/>
            <w:ind w:left="540" w:hanging="540"/>
            <w:jc w:val="left"/>
          </w:pPr>
        </w:pPrChange>
      </w:pPr>
      <w:ins w:id="9" w:author="[Base-Legal]_CN" w:date="2026-07-18T10:53:00Z">
        <w:r>
          <w:rPr>
            <w:rFonts w:ascii="Cambria" w:hAnsi="Cambria" w:cs="Arial"/>
            <w:color w:val="000000" w:themeColor="text1"/>
            <w:sz w:val="22"/>
            <w:szCs w:val="22"/>
          </w:rPr>
          <w:t>1.</w:t>
        </w:r>
        <w:r>
          <w:rPr>
            <w:rFonts w:ascii="Cambria" w:hAnsi="Cambria" w:cs="Arial"/>
            <w:color w:val="000000" w:themeColor="text1"/>
            <w:sz w:val="22"/>
            <w:szCs w:val="22"/>
          </w:rPr>
          <w:tab/>
        </w:r>
      </w:ins>
      <w:r w:rsidR="003630BB" w:rsidRPr="002C010B">
        <w:rPr>
          <w:rFonts w:ascii="Cambria" w:hAnsi="Cambria" w:cs="Arial"/>
          <w:color w:val="000000" w:themeColor="text1"/>
          <w:sz w:val="22"/>
          <w:szCs w:val="22"/>
          <w:lang w:val="vi-VN"/>
          <w:rPrChange w:id="10" w:author="[Base-Legal]_CN" w:date="2026-07-18T10:34:00Z">
            <w:rPr>
              <w:lang w:val="vi-VN"/>
            </w:rPr>
          </w:rPrChange>
        </w:rPr>
        <w:t>Trên c</w:t>
      </w:r>
      <w:r w:rsidR="003630BB" w:rsidRPr="002C010B">
        <w:rPr>
          <w:rFonts w:ascii="Cambria" w:hAnsi="Cambria" w:cs="Arial"/>
          <w:color w:val="000000" w:themeColor="text1"/>
          <w:sz w:val="22"/>
          <w:szCs w:val="22"/>
          <w:lang w:val="vi-VN"/>
          <w:rPrChange w:id="11" w:author="[Base-Legal]_CN" w:date="2026-07-18T10:34:00Z">
            <w:rPr>
              <w:rFonts w:ascii="Cambria" w:hAnsi="Cambria" w:cs="Cambria"/>
              <w:lang w:val="vi-VN"/>
            </w:rPr>
          </w:rPrChange>
        </w:rPr>
        <w:t>ơ</w:t>
      </w:r>
      <w:r w:rsidR="003630BB" w:rsidRPr="002C010B">
        <w:rPr>
          <w:rFonts w:ascii="Cambria" w:hAnsi="Cambria" w:cs="Arial"/>
          <w:color w:val="000000" w:themeColor="text1"/>
          <w:sz w:val="22"/>
          <w:szCs w:val="22"/>
          <w:lang w:val="vi-VN"/>
          <w:rPrChange w:id="12" w:author="[Base-Legal]_CN" w:date="2026-07-18T10:34:00Z">
            <w:rPr>
              <w:lang w:val="vi-VN"/>
            </w:rPr>
          </w:rPrChange>
        </w:rPr>
        <w:t xml:space="preserve"> sở đề nghị của Bên A</w:t>
      </w:r>
      <w:ins w:id="13" w:author="[Base-Legal]_CN" w:date="2026-07-18T10:55:00Z">
        <w:r>
          <w:rPr>
            <w:rFonts w:ascii="Cambria" w:hAnsi="Cambria" w:cs="Arial"/>
            <w:color w:val="000000" w:themeColor="text1"/>
            <w:sz w:val="22"/>
            <w:szCs w:val="22"/>
          </w:rPr>
          <w:t xml:space="preserve"> và theo thỏa thuận đã được các Bên thống nhất, </w:t>
        </w:r>
      </w:ins>
      <w:del w:id="14" w:author="[Base-Legal]_CN" w:date="2026-07-18T10:55:00Z">
        <w:r w:rsidR="003630BB" w:rsidRPr="002C010B" w:rsidDel="006736CB">
          <w:rPr>
            <w:rFonts w:ascii="Cambria" w:hAnsi="Cambria" w:cs="Arial"/>
            <w:color w:val="000000" w:themeColor="text1"/>
            <w:sz w:val="22"/>
            <w:szCs w:val="22"/>
            <w:lang w:val="vi-VN"/>
            <w:rPrChange w:id="15" w:author="[Base-Legal]_CN" w:date="2026-07-18T10:34:00Z">
              <w:rPr>
                <w:lang w:val="vi-VN"/>
              </w:rPr>
            </w:rPrChange>
          </w:rPr>
          <w:delText xml:space="preserve">, </w:delText>
        </w:r>
      </w:del>
      <w:del w:id="16" w:author="[Base-Legal]_CN" w:date="2026-07-18T10:34:00Z">
        <w:r w:rsidR="00C50178" w:rsidRPr="002C010B" w:rsidDel="002C010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  <w:rPrChange w:id="17" w:author="[Base-Legal]_CN" w:date="2026-07-18T10:34:00Z">
              <w:rPr>
                <w:rFonts w:eastAsia="Arial"/>
                <w:lang w:val="vi-VN"/>
              </w:rPr>
            </w:rPrChange>
          </w:rPr>
          <w:delText xml:space="preserve">hai </w:delText>
        </w:r>
        <w:r w:rsidR="00FE221E" w:rsidRPr="002C010B" w:rsidDel="002C010B">
          <w:rPr>
            <w:rFonts w:ascii="Cambria" w:eastAsia="Arial" w:hAnsi="Cambria" w:cs="Arial"/>
            <w:color w:val="000000" w:themeColor="text1"/>
            <w:sz w:val="22"/>
            <w:szCs w:val="22"/>
            <w:rPrChange w:id="18" w:author="[Base-Legal]_CN" w:date="2026-07-18T10:34:00Z">
              <w:rPr>
                <w:rFonts w:eastAsia="Arial"/>
              </w:rPr>
            </w:rPrChange>
          </w:rPr>
          <w:delText>B</w:delText>
        </w:r>
        <w:r w:rsidR="00C50178" w:rsidRPr="002C010B" w:rsidDel="002C010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  <w:rPrChange w:id="19" w:author="[Base-Legal]_CN" w:date="2026-07-18T10:34:00Z">
              <w:rPr>
                <w:rFonts w:eastAsia="Arial"/>
                <w:lang w:val="vi-VN"/>
              </w:rPr>
            </w:rPrChange>
          </w:rPr>
          <w:delText xml:space="preserve">ên đồng ý </w:delText>
        </w:r>
        <w:r w:rsidR="00414905" w:rsidRPr="002C010B" w:rsidDel="002C010B">
          <w:rPr>
            <w:rFonts w:ascii="Cambria" w:eastAsia="Arial" w:hAnsi="Cambria" w:cs="Arial"/>
            <w:color w:val="000000" w:themeColor="text1"/>
            <w:sz w:val="22"/>
            <w:szCs w:val="22"/>
            <w:rPrChange w:id="20" w:author="[Base-Legal]_CN" w:date="2026-07-18T10:34:00Z">
              <w:rPr>
                <w:rFonts w:eastAsia="Arial"/>
              </w:rPr>
            </w:rPrChange>
          </w:rPr>
          <w:delText>nâng cấp ứng dụng sử dụng</w:delText>
        </w:r>
      </w:del>
      <w:ins w:id="21" w:author="[Base-Legal]_CN" w:date="2026-07-18T10:34:00Z">
        <w:r w:rsidR="002C010B">
          <w:rPr>
            <w:rFonts w:ascii="Cambria" w:eastAsia="Arial" w:hAnsi="Cambria" w:cs="Arial"/>
            <w:color w:val="000000" w:themeColor="text1"/>
            <w:sz w:val="22"/>
            <w:szCs w:val="22"/>
          </w:rPr>
          <w:t xml:space="preserve">Bên B đồng ý </w:t>
        </w:r>
        <w:r w:rsidR="00A84296">
          <w:rPr>
            <w:rFonts w:ascii="Cambria" w:eastAsia="Arial" w:hAnsi="Cambria" w:cs="Arial"/>
            <w:color w:val="000000" w:themeColor="text1"/>
            <w:sz w:val="22"/>
            <w:szCs w:val="22"/>
          </w:rPr>
          <w:t xml:space="preserve">nâng cấp gói </w:t>
        </w:r>
      </w:ins>
      <w:ins w:id="22" w:author="[Base-Legal]_CN" w:date="2026-07-18T10:35:00Z">
        <w:r w:rsidR="00A84296">
          <w:rPr>
            <w:rFonts w:ascii="Cambria" w:eastAsia="Arial" w:hAnsi="Cambria" w:cs="Arial"/>
            <w:color w:val="000000" w:themeColor="text1"/>
            <w:sz w:val="22"/>
            <w:szCs w:val="22"/>
          </w:rPr>
          <w:t>Digital Workspace – Premium miễn phí cho Bên A</w:t>
        </w:r>
      </w:ins>
      <w:r w:rsidR="00C50178" w:rsidRPr="002C010B">
        <w:rPr>
          <w:rFonts w:ascii="Cambria" w:hAnsi="Cambria" w:cs="Arial"/>
          <w:color w:val="000000" w:themeColor="text1"/>
          <w:sz w:val="22"/>
          <w:szCs w:val="22"/>
          <w:lang w:val="vi-VN"/>
          <w:rPrChange w:id="23" w:author="[Base-Legal]_CN" w:date="2026-07-18T10:34:00Z">
            <w:rPr>
              <w:lang w:val="vi-VN"/>
            </w:rPr>
          </w:rPrChange>
        </w:rPr>
        <w:t>, cụ thể như sau:</w:t>
      </w:r>
    </w:p>
    <w:p w14:paraId="1D48805B" w14:textId="303C7469" w:rsidR="00C50178" w:rsidRPr="00E60563" w:rsidRDefault="00C50178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jc w:val="left"/>
        <w:rPr>
          <w:rFonts w:ascii="Cambria" w:hAnsi="Cambria" w:cs="Arial"/>
          <w:color w:val="000000" w:themeColor="text1"/>
          <w:sz w:val="6"/>
          <w:szCs w:val="6"/>
          <w:lang w:val="vi-VN"/>
        </w:rPr>
      </w:pPr>
    </w:p>
    <w:tbl>
      <w:tblPr>
        <w:tblStyle w:val="TableGrid2"/>
        <w:tblW w:w="4944" w:type="pct"/>
        <w:tblLayout w:type="fixed"/>
        <w:tblLook w:val="04A0" w:firstRow="1" w:lastRow="0" w:firstColumn="1" w:lastColumn="0" w:noHBand="0" w:noVBand="1"/>
        <w:tblPrChange w:id="24" w:author="[Base-Legal]_CN" w:date="2026-07-18T10:35:00Z">
          <w:tblPr>
            <w:tblStyle w:val="TableGrid2"/>
            <w:tblW w:w="4944" w:type="pct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555"/>
        <w:gridCol w:w="1133"/>
        <w:gridCol w:w="1558"/>
        <w:gridCol w:w="1275"/>
        <w:gridCol w:w="1560"/>
        <w:gridCol w:w="1986"/>
        <w:tblGridChange w:id="25">
          <w:tblGrid>
            <w:gridCol w:w="1247"/>
            <w:gridCol w:w="308"/>
            <w:gridCol w:w="1133"/>
            <w:gridCol w:w="1558"/>
            <w:gridCol w:w="1275"/>
            <w:gridCol w:w="1143"/>
            <w:gridCol w:w="417"/>
            <w:gridCol w:w="1986"/>
          </w:tblGrid>
        </w:tblGridChange>
      </w:tblGrid>
      <w:tr w:rsidR="00A84296" w:rsidRPr="00E60563" w14:paraId="0D80BC13" w14:textId="77777777" w:rsidTr="00A84296">
        <w:tc>
          <w:tcPr>
            <w:tcW w:w="858" w:type="pct"/>
            <w:tcPrChange w:id="26" w:author="[Base-Legal]_CN" w:date="2026-07-18T10:35:00Z">
              <w:tcPr>
                <w:tcW w:w="688" w:type="pct"/>
              </w:tcPr>
            </w:tcPrChange>
          </w:tcPr>
          <w:p w14:paraId="0170DE8E" w14:textId="77777777" w:rsidR="00A84296" w:rsidRPr="00E60563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  <w:t>Gói sản phẩm</w:t>
            </w:r>
          </w:p>
        </w:tc>
        <w:tc>
          <w:tcPr>
            <w:tcW w:w="625" w:type="pct"/>
            <w:tcPrChange w:id="27" w:author="[Base-Legal]_CN" w:date="2026-07-18T10:35:00Z">
              <w:tcPr>
                <w:tcW w:w="795" w:type="pct"/>
                <w:gridSpan w:val="2"/>
              </w:tcPr>
            </w:tcPrChange>
          </w:tcPr>
          <w:p w14:paraId="6216A99A" w14:textId="77777777" w:rsidR="00A84296" w:rsidRPr="00E60563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  <w:t>Gói dịch vụ</w:t>
            </w:r>
          </w:p>
        </w:tc>
        <w:tc>
          <w:tcPr>
            <w:tcW w:w="859" w:type="pct"/>
            <w:tcPrChange w:id="28" w:author="[Base-Legal]_CN" w:date="2026-07-18T10:35:00Z">
              <w:tcPr>
                <w:tcW w:w="859" w:type="pct"/>
              </w:tcPr>
            </w:tcPrChange>
          </w:tcPr>
          <w:p w14:paraId="1EFB6FEE" w14:textId="576E8395" w:rsidR="00A84296" w:rsidRPr="00DA5A19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  <w:t>Số tài khoản mua thêm</w:t>
            </w:r>
          </w:p>
        </w:tc>
        <w:tc>
          <w:tcPr>
            <w:tcW w:w="703" w:type="pct"/>
            <w:tcPrChange w:id="29" w:author="[Base-Legal]_CN" w:date="2026-07-18T10:35:00Z">
              <w:tcPr>
                <w:tcW w:w="703" w:type="pct"/>
              </w:tcPr>
            </w:tcPrChange>
          </w:tcPr>
          <w:p w14:paraId="1A7565BF" w14:textId="746D44F5" w:rsidR="00A84296" w:rsidRPr="00E60563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t>Tổng số</w:t>
            </w:r>
          </w:p>
          <w:p w14:paraId="24CD0570" w14:textId="77777777" w:rsidR="00A84296" w:rsidRPr="00E60563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t>tài khoản</w:t>
            </w:r>
          </w:p>
        </w:tc>
        <w:tc>
          <w:tcPr>
            <w:tcW w:w="860" w:type="pct"/>
            <w:tcPrChange w:id="30" w:author="[Base-Legal]_CN" w:date="2026-07-18T10:35:00Z">
              <w:tcPr>
                <w:tcW w:w="860" w:type="pct"/>
                <w:gridSpan w:val="2"/>
              </w:tcPr>
            </w:tcPrChange>
          </w:tcPr>
          <w:p w14:paraId="6856643D" w14:textId="77777777" w:rsidR="00A84296" w:rsidRPr="00E60563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t>Ngày bắt đầu</w:t>
            </w:r>
          </w:p>
        </w:tc>
        <w:tc>
          <w:tcPr>
            <w:tcW w:w="1095" w:type="pct"/>
            <w:tcPrChange w:id="31" w:author="[Base-Legal]_CN" w:date="2026-07-18T10:35:00Z">
              <w:tcPr>
                <w:tcW w:w="1095" w:type="pct"/>
              </w:tcPr>
            </w:tcPrChange>
          </w:tcPr>
          <w:p w14:paraId="55506E19" w14:textId="77777777" w:rsidR="00A84296" w:rsidRPr="00E60563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t>Ngày hết hạn</w:t>
            </w:r>
          </w:p>
        </w:tc>
      </w:tr>
      <w:tr w:rsidR="00A84296" w:rsidRPr="00E60563" w14:paraId="7D99DD98" w14:textId="77777777" w:rsidTr="006736CB">
        <w:trPr>
          <w:trHeight w:val="557"/>
        </w:trPr>
        <w:tc>
          <w:tcPr>
            <w:tcW w:w="858" w:type="pct"/>
            <w:vMerge w:val="restart"/>
            <w:tcPrChange w:id="32" w:author="[Base-Legal]_CN" w:date="2026-07-18T10:53:00Z">
              <w:tcPr>
                <w:tcW w:w="858" w:type="pct"/>
                <w:gridSpan w:val="2"/>
                <w:vMerge w:val="restart"/>
              </w:tcPr>
            </w:tcPrChange>
          </w:tcPr>
          <w:p w14:paraId="1EBBE0EC" w14:textId="21C02E2A" w:rsidR="00A84296" w:rsidRPr="00FF4BA8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lastRenderedPageBreak/>
              <w:t>Digital Workspace - Premium</w:t>
            </w:r>
          </w:p>
        </w:tc>
        <w:tc>
          <w:tcPr>
            <w:tcW w:w="625" w:type="pct"/>
            <w:vMerge w:val="restart"/>
            <w:tcPrChange w:id="33" w:author="[Base-Legal]_CN" w:date="2026-07-18T10:53:00Z">
              <w:tcPr>
                <w:tcW w:w="625" w:type="pct"/>
                <w:vMerge w:val="restart"/>
              </w:tcPr>
            </w:tcPrChange>
          </w:tcPr>
          <w:p w14:paraId="10DF8E4C" w14:textId="77777777" w:rsidR="00A84296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34" w:author="[Base-Legal]_CN" w:date="2026-07-18T10:53:00Z"/>
                <w:rFonts w:ascii="Cambria" w:eastAsia="Arial" w:hAnsi="Cambria" w:cs="Arial"/>
                <w:sz w:val="22"/>
                <w:szCs w:val="22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Business</w:t>
            </w:r>
          </w:p>
          <w:p w14:paraId="28B0842B" w14:textId="237637F6" w:rsidR="008D16B5" w:rsidRPr="00E60563" w:rsidRDefault="008D16B5" w:rsidP="008D16B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  <w:pPrChange w:id="35" w:author="[Base-Legal]_CN" w:date="2026-07-18T10:53:00Z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tabs>
                    <w:tab w:val="left" w:pos="810"/>
                  </w:tabs>
                  <w:spacing w:before="0" w:after="60" w:line="324" w:lineRule="auto"/>
                  <w:ind w:right="-15"/>
                  <w:jc w:val="center"/>
                </w:pPr>
              </w:pPrChange>
            </w:pPr>
          </w:p>
        </w:tc>
        <w:tc>
          <w:tcPr>
            <w:tcW w:w="859" w:type="pct"/>
            <w:tcPrChange w:id="36" w:author="[Base-Legal]_CN" w:date="2026-07-18T10:53:00Z">
              <w:tcPr>
                <w:tcW w:w="859" w:type="pct"/>
              </w:tcPr>
            </w:tcPrChange>
          </w:tcPr>
          <w:p w14:paraId="7046A956" w14:textId="53612B6A" w:rsidR="00A84296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50</w:t>
            </w:r>
          </w:p>
        </w:tc>
        <w:tc>
          <w:tcPr>
            <w:tcW w:w="703" w:type="pct"/>
            <w:tcPrChange w:id="37" w:author="[Base-Legal]_CN" w:date="2026-07-18T10:53:00Z">
              <w:tcPr>
                <w:tcW w:w="703" w:type="pct"/>
              </w:tcPr>
            </w:tcPrChange>
          </w:tcPr>
          <w:p w14:paraId="16CB3593" w14:textId="7E792505" w:rsidR="00A84296" w:rsidRPr="00E60563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  <w:t>230</w:t>
            </w:r>
          </w:p>
        </w:tc>
        <w:tc>
          <w:tcPr>
            <w:tcW w:w="860" w:type="pct"/>
            <w:tcPrChange w:id="38" w:author="[Base-Legal]_CN" w:date="2026-07-18T10:53:00Z">
              <w:tcPr>
                <w:tcW w:w="860" w:type="pct"/>
                <w:gridSpan w:val="2"/>
              </w:tcPr>
            </w:tcPrChange>
          </w:tcPr>
          <w:p w14:paraId="0CD2F49D" w14:textId="39F39865" w:rsidR="00A84296" w:rsidRPr="00E60563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01/08/2024</w:t>
            </w:r>
          </w:p>
        </w:tc>
        <w:tc>
          <w:tcPr>
            <w:tcW w:w="1095" w:type="pct"/>
            <w:tcPrChange w:id="39" w:author="[Base-Legal]_CN" w:date="2026-07-18T10:53:00Z">
              <w:tcPr>
                <w:tcW w:w="1095" w:type="pct"/>
              </w:tcPr>
            </w:tcPrChange>
          </w:tcPr>
          <w:p w14:paraId="13FEE4F5" w14:textId="1B9C61B5" w:rsidR="00A84296" w:rsidRPr="00E60563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01/06/2026</w:t>
            </w:r>
          </w:p>
        </w:tc>
      </w:tr>
      <w:tr w:rsidR="00A84296" w:rsidRPr="00E60563" w14:paraId="2DA3A40D" w14:textId="77777777" w:rsidTr="00A84296">
        <w:trPr>
          <w:ins w:id="40" w:author="[Base-Legal]_CN" w:date="2026-07-18T10:35:00Z"/>
        </w:trPr>
        <w:tc>
          <w:tcPr>
            <w:tcW w:w="858" w:type="pct"/>
            <w:vMerge/>
          </w:tcPr>
          <w:p w14:paraId="540635B2" w14:textId="77777777" w:rsidR="00A84296" w:rsidRPr="00876AAB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41" w:author="[Base-Legal]_CN" w:date="2026-07-18T10:35:00Z"/>
                <w:rFonts w:ascii="Cambria" w:eastAsia="Arial" w:hAnsi="Cambria" w:cs="Arial"/>
                <w:sz w:val="22"/>
                <w:szCs w:val="22"/>
              </w:rPr>
            </w:pPr>
          </w:p>
        </w:tc>
        <w:tc>
          <w:tcPr>
            <w:tcW w:w="625" w:type="pct"/>
            <w:vMerge/>
          </w:tcPr>
          <w:p w14:paraId="0D46D6F1" w14:textId="77777777" w:rsidR="00A84296" w:rsidRPr="00876AAB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42" w:author="[Base-Legal]_CN" w:date="2026-07-18T10:35:00Z"/>
                <w:rFonts w:ascii="Cambria" w:eastAsia="Arial" w:hAnsi="Cambria" w:cs="Arial"/>
                <w:sz w:val="22"/>
                <w:szCs w:val="22"/>
              </w:rPr>
            </w:pPr>
          </w:p>
        </w:tc>
        <w:tc>
          <w:tcPr>
            <w:tcW w:w="859" w:type="pct"/>
          </w:tcPr>
          <w:p w14:paraId="71B096E4" w14:textId="32B2516E" w:rsidR="00A84296" w:rsidRPr="00876AAB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43" w:author="[Base-Legal]_CN" w:date="2026-07-18T10:35:00Z"/>
                <w:rFonts w:ascii="Cambria" w:eastAsia="Arial" w:hAnsi="Cambria" w:cs="Arial"/>
                <w:sz w:val="22"/>
                <w:szCs w:val="22"/>
              </w:rPr>
            </w:pPr>
            <w:ins w:id="44" w:author="[Base-Legal]_CN" w:date="2026-07-18T10:36:00Z">
              <w:r>
                <w:rPr>
                  <w:rFonts w:ascii="Cambria" w:eastAsia="Arial" w:hAnsi="Cambria" w:cs="Arial"/>
                  <w:sz w:val="22"/>
                  <w:szCs w:val="22"/>
                </w:rPr>
                <w:t>230</w:t>
              </w:r>
            </w:ins>
          </w:p>
        </w:tc>
        <w:tc>
          <w:tcPr>
            <w:tcW w:w="703" w:type="pct"/>
          </w:tcPr>
          <w:p w14:paraId="1E99A3A3" w14:textId="74F5ACAA" w:rsidR="00A84296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45" w:author="[Base-Legal]_CN" w:date="2026-07-18T10:35:00Z"/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ins w:id="46" w:author="[Base-Legal]_CN" w:date="2026-07-18T10:36:00Z">
              <w:r>
                <w:rPr>
                  <w:rFonts w:ascii="Cambria" w:eastAsia="Times New Roman" w:hAnsi="Cambria" w:cs="Arial"/>
                  <w:color w:val="000000" w:themeColor="text1"/>
                  <w:sz w:val="22"/>
                  <w:szCs w:val="22"/>
                </w:rPr>
                <w:t>230</w:t>
              </w:r>
            </w:ins>
          </w:p>
        </w:tc>
        <w:tc>
          <w:tcPr>
            <w:tcW w:w="860" w:type="pct"/>
          </w:tcPr>
          <w:p w14:paraId="072772F8" w14:textId="0D773E2A" w:rsidR="00A84296" w:rsidRPr="00876AAB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47" w:author="[Base-Legal]_CN" w:date="2026-07-18T10:35:00Z"/>
                <w:rFonts w:ascii="Cambria" w:eastAsia="Arial" w:hAnsi="Cambria" w:cs="Arial"/>
                <w:sz w:val="22"/>
                <w:szCs w:val="22"/>
              </w:rPr>
            </w:pPr>
            <w:ins w:id="48" w:author="[Base-Legal]_CN" w:date="2026-07-18T10:36:00Z">
              <w:r w:rsidRPr="00876AAB">
                <w:rPr>
                  <w:rFonts w:ascii="Cambria" w:eastAsia="Arial" w:hAnsi="Cambria" w:cs="Arial"/>
                  <w:sz w:val="22"/>
                  <w:szCs w:val="22"/>
                </w:rPr>
                <w:t>01/06/2026</w:t>
              </w:r>
            </w:ins>
          </w:p>
        </w:tc>
        <w:tc>
          <w:tcPr>
            <w:tcW w:w="1095" w:type="pct"/>
          </w:tcPr>
          <w:p w14:paraId="0F7243E7" w14:textId="24079EEE" w:rsidR="00A84296" w:rsidRPr="00876AAB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49" w:author="[Base-Legal]_CN" w:date="2026-07-18T10:35:00Z"/>
                <w:rFonts w:ascii="Cambria" w:eastAsia="Arial" w:hAnsi="Cambria" w:cs="Arial"/>
                <w:sz w:val="22"/>
                <w:szCs w:val="22"/>
              </w:rPr>
            </w:pPr>
            <w:ins w:id="50" w:author="[Base-Legal]_CN" w:date="2026-07-18T10:36:00Z">
              <w:r>
                <w:rPr>
                  <w:rFonts w:ascii="Cambria" w:eastAsia="Arial" w:hAnsi="Cambria" w:cs="Arial"/>
                  <w:color w:val="FF0000"/>
                  <w:sz w:val="22"/>
                  <w:szCs w:val="22"/>
                </w:rPr>
                <w:t>01/11/2026</w:t>
              </w:r>
            </w:ins>
          </w:p>
        </w:tc>
      </w:tr>
      <w:tr w:rsidR="00A84296" w:rsidRPr="00E60563" w:rsidDel="00A84296" w14:paraId="1B32FCB2" w14:textId="26785BB8" w:rsidTr="00A84296">
        <w:tblPrEx>
          <w:tblPrExChange w:id="51" w:author="[Base-Legal]_CN" w:date="2026-07-18T10:35:00Z">
            <w:tblPrEx>
              <w:tblW w:w="5000" w:type="pct"/>
            </w:tblPrEx>
          </w:tblPrExChange>
        </w:tblPrEx>
        <w:trPr>
          <w:del w:id="52" w:author="[Base-Legal]_CN" w:date="2026-07-18T10:35:00Z"/>
          <w:trPrChange w:id="53" w:author="[Base-Legal]_CN" w:date="2026-07-18T10:35:00Z">
            <w:trPr>
              <w:gridAfter w:val="0"/>
            </w:trPr>
          </w:trPrChange>
        </w:trPr>
        <w:tc>
          <w:tcPr>
            <w:tcW w:w="5000" w:type="pct"/>
            <w:gridSpan w:val="6"/>
            <w:tcPrChange w:id="54" w:author="[Base-Legal]_CN" w:date="2026-07-18T10:35:00Z">
              <w:tcPr>
                <w:tcW w:w="3634" w:type="pct"/>
                <w:gridSpan w:val="6"/>
              </w:tcPr>
            </w:tcPrChange>
          </w:tcPr>
          <w:p w14:paraId="65458E14" w14:textId="7E448A3E" w:rsidR="00A84296" w:rsidRPr="00E60563" w:rsidDel="00A84296" w:rsidRDefault="00A84296" w:rsidP="009424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right"/>
              <w:rPr>
                <w:del w:id="55" w:author="[Base-Legal]_CN" w:date="2026-07-18T10:35:00Z"/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del w:id="56" w:author="[Base-Legal]_CN" w:date="2026-07-18T10:35:00Z">
              <w:r w:rsidRPr="00E60563" w:rsidDel="00A84296">
                <w:rPr>
                  <w:rFonts w:ascii="Cambria" w:eastAsia="Times New Roman" w:hAnsi="Cambria" w:cs="Arial"/>
                  <w:b/>
                  <w:color w:val="000000" w:themeColor="text1"/>
                  <w:sz w:val="22"/>
                  <w:szCs w:val="22"/>
                </w:rPr>
                <w:delText>Tổng</w:delText>
              </w:r>
              <w:r w:rsidDel="00A84296">
                <w:rPr>
                  <w:rFonts w:ascii="Cambria" w:eastAsia="Times New Roman" w:hAnsi="Cambria" w:cs="Arial"/>
                  <w:b/>
                  <w:color w:val="000000" w:themeColor="text1"/>
                  <w:sz w:val="22"/>
                  <w:szCs w:val="22"/>
                </w:rPr>
                <w:delText>:</w:delText>
              </w:r>
            </w:del>
          </w:p>
        </w:tc>
      </w:tr>
    </w:tbl>
    <w:p w14:paraId="0920DE8E" w14:textId="0E851900" w:rsidR="00E004DD" w:rsidRPr="00A85505" w:rsidRDefault="00947543" w:rsidP="007C01DA">
      <w:pPr>
        <w:tabs>
          <w:tab w:val="left" w:pos="810"/>
        </w:tabs>
        <w:spacing w:before="0" w:after="60" w:line="324" w:lineRule="auto"/>
        <w:ind w:right="-15"/>
        <w:jc w:val="left"/>
        <w:rPr>
          <w:rFonts w:ascii="Cambria" w:eastAsia="Cambria" w:hAnsi="Cambria" w:cs="Cambria"/>
          <w:color w:val="FF0000"/>
          <w:sz w:val="22"/>
          <w:szCs w:val="22"/>
        </w:rPr>
      </w:pPr>
      <w:commentRangeStart w:id="57"/>
      <w:r w:rsidRPr="00A85505">
        <w:rPr>
          <w:rFonts w:ascii="Cambria" w:eastAsia="Cambria" w:hAnsi="Cambria" w:cs="Cambria"/>
          <w:color w:val="FF0000"/>
          <w:sz w:val="22"/>
          <w:szCs w:val="22"/>
        </w:rPr>
        <w:t>Ưu đãi đặc biệt dành cho Bên A:</w:t>
      </w:r>
    </w:p>
    <w:p w14:paraId="21C547AF" w14:textId="37A529C8" w:rsidR="00E004DD" w:rsidRDefault="00E004DD" w:rsidP="00D71856">
      <w:pPr>
        <w:numPr>
          <w:ilvl w:val="0"/>
          <w:numId w:val="13"/>
        </w:numPr>
        <w:tabs>
          <w:tab w:val="left" w:pos="810"/>
        </w:tabs>
        <w:spacing w:before="0" w:after="60" w:line="324" w:lineRule="auto"/>
        <w:ind w:left="900" w:right="-15"/>
        <w:jc w:val="left"/>
        <w:rPr>
          <w:ins w:id="58" w:author="[Base-Legal]_CN" w:date="2026-07-18T10:54:00Z"/>
          <w:rFonts w:ascii="Cambria" w:eastAsia="Cambria" w:hAnsi="Cambria" w:cs="Cambria"/>
          <w:color w:val="FF0000"/>
          <w:sz w:val="22"/>
          <w:szCs w:val="22"/>
        </w:rPr>
      </w:pPr>
      <w:r w:rsidRPr="00E004DD">
        <w:rPr>
          <w:rFonts w:ascii="Cambria" w:eastAsia="Cambria" w:hAnsi="Cambria" w:cs="Cambria"/>
          <w:color w:val="FF0000"/>
          <w:sz w:val="22"/>
          <w:szCs w:val="22"/>
        </w:rPr>
        <w:t xml:space="preserve">Tặng </w:t>
      </w:r>
      <w:r w:rsidR="00336765">
        <w:rPr>
          <w:rFonts w:ascii="Cambria" w:eastAsia="Cambria" w:hAnsi="Cambria" w:cs="Cambria"/>
          <w:color w:val="FF0000"/>
          <w:sz w:val="22"/>
          <w:szCs w:val="22"/>
        </w:rPr>
        <w:t>27</w:t>
      </w:r>
      <w:r w:rsidRPr="00E004DD">
        <w:rPr>
          <w:rFonts w:ascii="Cambria" w:eastAsia="Cambria" w:hAnsi="Cambria" w:cs="Cambria"/>
          <w:color w:val="FF0000"/>
          <w:sz w:val="22"/>
          <w:szCs w:val="22"/>
        </w:rPr>
        <w:t xml:space="preserve"> tháng sử dụng Gói sản phẩm XSpace - Basic (1 tabs và 5 widgets/tab) cho </w:t>
      </w:r>
      <w:r w:rsidR="00336765">
        <w:rPr>
          <w:rFonts w:ascii="Cambria" w:eastAsia="Cambria" w:hAnsi="Cambria" w:cs="Cambria"/>
          <w:color w:val="FF0000"/>
          <w:sz w:val="22"/>
          <w:szCs w:val="22"/>
        </w:rPr>
        <w:t>230</w:t>
      </w:r>
      <w:r w:rsidRPr="00E004DD">
        <w:rPr>
          <w:rFonts w:ascii="Cambria" w:eastAsia="Cambria" w:hAnsi="Cambria" w:cs="Cambria"/>
          <w:color w:val="FF0000"/>
          <w:sz w:val="22"/>
          <w:szCs w:val="22"/>
        </w:rPr>
        <w:t xml:space="preserve"> tài khoản (từ ngày </w:t>
      </w:r>
      <w:r w:rsidR="00336765">
        <w:rPr>
          <w:rFonts w:ascii="Cambria" w:eastAsia="Cambria" w:hAnsi="Cambria" w:cs="Cambria"/>
          <w:color w:val="FF0000"/>
          <w:sz w:val="22"/>
          <w:szCs w:val="22"/>
        </w:rPr>
        <w:t>01/08/2024</w:t>
      </w:r>
      <w:r w:rsidRPr="00E004DD">
        <w:rPr>
          <w:rFonts w:ascii="Cambria" w:eastAsia="Cambria" w:hAnsi="Cambria" w:cs="Cambria"/>
          <w:color w:val="FF0000"/>
          <w:sz w:val="22"/>
          <w:szCs w:val="22"/>
        </w:rPr>
        <w:t xml:space="preserve"> đến ngày </w:t>
      </w:r>
      <w:r w:rsidR="00336765">
        <w:rPr>
          <w:rFonts w:ascii="Cambria" w:eastAsia="Cambria" w:hAnsi="Cambria" w:cs="Cambria"/>
          <w:color w:val="FF0000"/>
          <w:sz w:val="22"/>
          <w:szCs w:val="22"/>
        </w:rPr>
        <w:t>01/11/2026</w:t>
      </w:r>
      <w:r w:rsidRPr="00E004DD">
        <w:rPr>
          <w:rFonts w:ascii="Cambria" w:eastAsia="Cambria" w:hAnsi="Cambria" w:cs="Cambria"/>
          <w:color w:val="FF0000"/>
          <w:sz w:val="22"/>
          <w:szCs w:val="22"/>
        </w:rPr>
        <w:t>)</w:t>
      </w:r>
    </w:p>
    <w:p w14:paraId="5640AF41" w14:textId="3B53A0DB" w:rsidR="006736CB" w:rsidRDefault="006736CB" w:rsidP="006736CB">
      <w:pPr>
        <w:tabs>
          <w:tab w:val="left" w:pos="810"/>
        </w:tabs>
        <w:spacing w:before="0" w:after="60" w:line="324" w:lineRule="auto"/>
        <w:ind w:right="-15"/>
        <w:jc w:val="left"/>
        <w:rPr>
          <w:rFonts w:ascii="Cambria" w:eastAsia="Cambria" w:hAnsi="Cambria" w:cs="Cambria"/>
          <w:color w:val="FF0000"/>
          <w:sz w:val="22"/>
          <w:szCs w:val="22"/>
        </w:rPr>
        <w:pPrChange w:id="59" w:author="[Base-Legal]_CN" w:date="2026-07-18T10:54:00Z">
          <w:pPr>
            <w:numPr>
              <w:numId w:val="13"/>
            </w:numPr>
            <w:tabs>
              <w:tab w:val="left" w:pos="810"/>
            </w:tabs>
            <w:spacing w:before="0" w:after="60" w:line="324" w:lineRule="auto"/>
            <w:ind w:left="900" w:right="-15" w:hanging="360"/>
            <w:jc w:val="left"/>
          </w:pPr>
        </w:pPrChange>
      </w:pPr>
      <w:ins w:id="60" w:author="[Base-Legal]_CN" w:date="2026-07-18T10:54:00Z">
        <w:r>
          <w:rPr>
            <w:rFonts w:ascii="Cambria" w:eastAsia="Cambria" w:hAnsi="Cambria" w:cs="Cambria"/>
            <w:color w:val="FF0000"/>
            <w:sz w:val="22"/>
            <w:szCs w:val="22"/>
          </w:rPr>
          <w:t>2.</w:t>
        </w:r>
      </w:ins>
      <w:ins w:id="61" w:author="[Base-Legal]_CN" w:date="2026-07-18T10:55:00Z">
        <w:r>
          <w:rPr>
            <w:rFonts w:ascii="Cambria" w:eastAsia="Cambria" w:hAnsi="Cambria" w:cs="Cambria"/>
            <w:color w:val="FF0000"/>
            <w:sz w:val="22"/>
            <w:szCs w:val="22"/>
          </w:rPr>
          <w:tab/>
        </w:r>
      </w:ins>
      <w:ins w:id="62" w:author="[Base-Legal]_CN" w:date="2026-07-18T10:54:00Z">
        <w:r w:rsidRPr="006736CB">
          <w:rPr>
            <w:rFonts w:ascii="Cambria" w:eastAsia="Cambria" w:hAnsi="Cambria" w:cs="Cambria"/>
            <w:color w:val="FF0000"/>
            <w:sz w:val="22"/>
            <w:szCs w:val="22"/>
          </w:rPr>
          <w:t>Bên A cam kết không tiết lộ bất kỳ thông tin nào liên quan đến nội dung</w:t>
        </w:r>
      </w:ins>
      <w:ins w:id="63" w:author="[Base-Legal]_CN" w:date="2026-07-18T10:55:00Z">
        <w:r>
          <w:rPr>
            <w:rFonts w:ascii="Cambria" w:eastAsia="Cambria" w:hAnsi="Cambria" w:cs="Cambria"/>
            <w:color w:val="FF0000"/>
            <w:sz w:val="22"/>
            <w:szCs w:val="22"/>
          </w:rPr>
          <w:t xml:space="preserve"> hỗ trợ nâng cấp miễn phí nêu tại Phụ lục này</w:t>
        </w:r>
      </w:ins>
      <w:ins w:id="64" w:author="[Base-Legal]_CN" w:date="2026-07-18T10:56:00Z">
        <w:r>
          <w:rPr>
            <w:rFonts w:ascii="Cambria" w:eastAsia="Cambria" w:hAnsi="Cambria" w:cs="Cambria"/>
            <w:color w:val="FF0000"/>
            <w:sz w:val="22"/>
            <w:szCs w:val="22"/>
          </w:rPr>
          <w:t xml:space="preserve"> cho bất kỳ bên thứ ba nào.</w:t>
        </w:r>
      </w:ins>
    </w:p>
    <w:p w14:paraId="51BECEDD" w14:textId="38047CEB" w:rsidR="00947543" w:rsidRPr="00A85505" w:rsidDel="00A84296" w:rsidRDefault="00947543" w:rsidP="00D71856">
      <w:pPr>
        <w:numPr>
          <w:ilvl w:val="0"/>
          <w:numId w:val="13"/>
        </w:numPr>
        <w:tabs>
          <w:tab w:val="left" w:pos="810"/>
        </w:tabs>
        <w:spacing w:before="0" w:after="60" w:line="324" w:lineRule="auto"/>
        <w:ind w:left="900" w:right="-15"/>
        <w:jc w:val="left"/>
        <w:rPr>
          <w:del w:id="65" w:author="[Base-Legal]_CN" w:date="2026-07-18T10:36:00Z"/>
          <w:rFonts w:ascii="Cambria" w:eastAsia="Cambria" w:hAnsi="Cambria" w:cs="Cambria"/>
          <w:color w:val="FF0000"/>
          <w:sz w:val="22"/>
          <w:szCs w:val="22"/>
        </w:rPr>
      </w:pPr>
      <w:del w:id="66" w:author="[Base-Legal]_CN" w:date="2026-07-18T10:36:00Z">
        <w:r w:rsidRPr="00A85505"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Tặng </w:delText>
        </w:r>
        <w:r w:rsidR="00336765" w:rsidDel="00A84296">
          <w:rPr>
            <w:rFonts w:ascii="Cambria" w:eastAsia="Arial" w:hAnsi="Cambria" w:cs="Arial"/>
            <w:color w:val="FF0000"/>
            <w:sz w:val="22"/>
            <w:szCs w:val="22"/>
          </w:rPr>
          <w:delText>5</w:delText>
        </w:r>
        <w:r w:rsidRPr="00A85505"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 tháng sử dụng Gói sản phẩm </w:delText>
        </w:r>
        <w:r w:rsidR="00336765" w:rsidRPr="00876AAB" w:rsidDel="00A84296">
          <w:rPr>
            <w:rFonts w:ascii="Cambria" w:eastAsia="Times New Roman" w:hAnsi="Cambria" w:cs="Arial"/>
            <w:i/>
            <w:color w:val="FF0000"/>
            <w:sz w:val="22"/>
            <w:szCs w:val="22"/>
            <w:highlight w:val="yellow"/>
          </w:rPr>
          <w:delText>Digital Workspace - Premium</w:delText>
        </w:r>
        <w:r w:rsidRPr="00A85505"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 </w:delText>
        </w:r>
        <w:r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cho </w:delText>
        </w:r>
        <w:r w:rsidR="00336765" w:rsidDel="00A84296">
          <w:rPr>
            <w:rFonts w:ascii="Cambria" w:eastAsia="Cambria" w:hAnsi="Cambria" w:cs="Cambria"/>
            <w:color w:val="FF0000"/>
            <w:sz w:val="22"/>
            <w:szCs w:val="22"/>
          </w:rPr>
          <w:delText>230</w:delText>
        </w:r>
        <w:r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 tài khoản </w:delText>
        </w:r>
        <w:r w:rsidRPr="00A85505"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(từ ngày </w:delText>
        </w:r>
        <w:r w:rsidR="00336765" w:rsidDel="00A84296">
          <w:rPr>
            <w:rFonts w:ascii="Cambria" w:eastAsia="Arial" w:hAnsi="Cambria" w:cs="Arial"/>
            <w:color w:val="FF0000"/>
            <w:sz w:val="22"/>
            <w:szCs w:val="22"/>
          </w:rPr>
          <w:delText>01/06/2026</w:delText>
        </w:r>
        <w:r w:rsidRPr="00A85505"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 đến ngày </w:delText>
        </w:r>
        <w:r w:rsidR="00336765" w:rsidDel="00A84296">
          <w:rPr>
            <w:rFonts w:ascii="Cambria" w:eastAsia="Arial" w:hAnsi="Cambria" w:cs="Arial"/>
            <w:color w:val="FF0000"/>
            <w:sz w:val="22"/>
            <w:szCs w:val="22"/>
          </w:rPr>
          <w:delText>01/11/2026)</w:delText>
        </w:r>
      </w:del>
    </w:p>
    <w:commentRangeEnd w:id="57"/>
    <w:p w14:paraId="54B9A983" w14:textId="0F9403BF" w:rsidR="00C50178" w:rsidRPr="00E60563" w:rsidDel="00A84296" w:rsidRDefault="00EE6652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10"/>
        </w:tabs>
        <w:spacing w:before="0" w:after="60" w:line="324" w:lineRule="auto"/>
        <w:ind w:right="-15"/>
        <w:jc w:val="left"/>
        <w:rPr>
          <w:del w:id="67" w:author="[Base-Legal]_CN" w:date="2026-07-18T10:36:00Z"/>
          <w:rFonts w:ascii="Cambria" w:eastAsia="Times New Roman" w:hAnsi="Cambria" w:cs="Arial"/>
          <w:color w:val="000000" w:themeColor="text1"/>
          <w:sz w:val="22"/>
          <w:szCs w:val="22"/>
        </w:rPr>
      </w:pPr>
      <w:del w:id="68" w:author="[Base-Legal]_CN" w:date="2026-07-18T10:36:00Z">
        <w:r w:rsidRPr="00E60563" w:rsidDel="00A84296">
          <w:rPr>
            <w:rStyle w:val="CommentReference"/>
            <w:rFonts w:ascii="Cambria" w:eastAsia="Times New Roman" w:hAnsi="Cambria" w:cs="Arial"/>
            <w:color w:val="000000" w:themeColor="text1"/>
            <w:sz w:val="22"/>
            <w:szCs w:val="22"/>
          </w:rPr>
          <w:commentReference w:id="57"/>
        </w:r>
        <w:r w:rsidR="00C50178" w:rsidRPr="00E60563" w:rsidDel="00A84296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 xml:space="preserve">Thời gian sử dụng </w:delText>
        </w:r>
        <w:r w:rsidR="00DF61F6" w:rsidDel="00A84296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>P</w:delText>
        </w:r>
        <w:r w:rsidR="00C50178" w:rsidRPr="00E60563" w:rsidDel="00A84296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>hần mềm Base của Bên A như sau:</w:delText>
        </w:r>
      </w:del>
    </w:p>
    <w:p w14:paraId="71A8F901" w14:textId="71EAB62B" w:rsidR="00C50178" w:rsidRPr="00E60563" w:rsidDel="00A84296" w:rsidRDefault="00C50178" w:rsidP="00D71856">
      <w:pPr>
        <w:widowControl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00"/>
        <w:jc w:val="left"/>
        <w:rPr>
          <w:del w:id="69" w:author="[Base-Legal]_CN" w:date="2026-07-18T10:36:00Z"/>
          <w:rFonts w:ascii="Cambria" w:eastAsia="Times New Roman" w:hAnsi="Cambria" w:cs="Arial"/>
          <w:color w:val="000000" w:themeColor="text1"/>
          <w:sz w:val="22"/>
          <w:szCs w:val="22"/>
        </w:rPr>
      </w:pPr>
      <w:del w:id="70" w:author="[Base-Legal]_CN" w:date="2026-07-18T10:36:00Z">
        <w:r w:rsidRPr="00E60563" w:rsidDel="00A84296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 xml:space="preserve">Thời điểm bắt đầu tính phí dịch vụ: </w:delText>
        </w:r>
        <w:r w:rsidR="00876AAB" w:rsidRPr="00876AAB" w:rsidDel="00A84296">
          <w:rPr>
            <w:rFonts w:ascii="Cambria" w:eastAsia="Times New Roman" w:hAnsi="Cambria" w:cs="Arial"/>
            <w:color w:val="000000" w:themeColor="text1"/>
            <w:sz w:val="22"/>
            <w:szCs w:val="22"/>
            <w:highlight w:val="yellow"/>
          </w:rPr>
          <w:delText>01/08/2024</w:delText>
        </w:r>
      </w:del>
    </w:p>
    <w:p w14:paraId="7A658336" w14:textId="6060447E" w:rsidR="00C50178" w:rsidDel="00A84296" w:rsidRDefault="00C50178" w:rsidP="00D71856">
      <w:pPr>
        <w:widowControl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00"/>
        <w:jc w:val="left"/>
        <w:rPr>
          <w:del w:id="71" w:author="[Base-Legal]_CN" w:date="2026-07-18T10:36:00Z"/>
          <w:rFonts w:ascii="Cambria" w:eastAsia="Times New Roman" w:hAnsi="Cambria" w:cs="Arial"/>
          <w:color w:val="000000" w:themeColor="text1"/>
          <w:sz w:val="22"/>
          <w:szCs w:val="22"/>
        </w:rPr>
      </w:pPr>
      <w:del w:id="72" w:author="[Base-Legal]_CN" w:date="2026-07-18T10:36:00Z">
        <w:r w:rsidRPr="00E60563" w:rsidDel="00A84296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 xml:space="preserve">Thời điểm hết hạn dịch vụ: </w:delText>
        </w:r>
        <w:r w:rsidR="008256A0" w:rsidRPr="00787265" w:rsidDel="00A84296">
          <w:rPr>
            <w:rFonts w:ascii="Cambria" w:eastAsia="Times New Roman" w:hAnsi="Cambria" w:cs="Arial"/>
            <w:color w:val="000000" w:themeColor="text1"/>
            <w:sz w:val="22"/>
            <w:szCs w:val="22"/>
            <w:highlight w:val="yellow"/>
          </w:rPr>
          <w:delText>01/</w:delText>
        </w:r>
        <w:r w:rsidR="00336765" w:rsidDel="00A84296">
          <w:rPr>
            <w:rFonts w:ascii="Cambria" w:eastAsia="Times New Roman" w:hAnsi="Cambria" w:cs="Arial"/>
            <w:color w:val="000000" w:themeColor="text1"/>
            <w:sz w:val="22"/>
            <w:szCs w:val="22"/>
            <w:highlight w:val="yellow"/>
          </w:rPr>
          <w:delText>11</w:delText>
        </w:r>
        <w:r w:rsidR="008256A0" w:rsidRPr="00787265" w:rsidDel="00A84296">
          <w:rPr>
            <w:rFonts w:ascii="Cambria" w:eastAsia="Times New Roman" w:hAnsi="Cambria" w:cs="Arial"/>
            <w:color w:val="000000" w:themeColor="text1"/>
            <w:sz w:val="22"/>
            <w:szCs w:val="22"/>
            <w:highlight w:val="yellow"/>
          </w:rPr>
          <w:delText>/2026</w:delText>
        </w:r>
        <w:r w:rsidR="008256A0" w:rsidRPr="008256A0" w:rsidDel="00A84296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 xml:space="preserve"> </w:delText>
        </w:r>
      </w:del>
    </w:p>
    <w:p w14:paraId="2367A588" w14:textId="148E6DDF" w:rsidR="00C50178" w:rsidRPr="00E60563" w:rsidDel="006736CB" w:rsidRDefault="00C50178" w:rsidP="007C01DA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851" w:hanging="851"/>
        <w:rPr>
          <w:del w:id="73" w:author="[Base-Legal]_CN" w:date="2026-07-18T10:56:00Z"/>
          <w:rFonts w:ascii="Cambria" w:hAnsi="Cambria" w:cs="Arial"/>
          <w:b/>
          <w:color w:val="000000" w:themeColor="text1"/>
          <w:sz w:val="22"/>
          <w:szCs w:val="22"/>
        </w:rPr>
      </w:pPr>
      <w:del w:id="74" w:author="[Base-Legal]_CN" w:date="2026-07-18T10:56:00Z">
        <w:r w:rsidRPr="00E60563" w:rsidDel="006736CB">
          <w:rPr>
            <w:rFonts w:ascii="Cambria" w:hAnsi="Cambria" w:cs="Arial"/>
            <w:b/>
            <w:color w:val="000000" w:themeColor="text1"/>
            <w:sz w:val="22"/>
            <w:szCs w:val="22"/>
          </w:rPr>
          <w:delText>GIÁ TRỊ PHỤ LỤC – THANH TOÁN</w:delText>
        </w:r>
      </w:del>
    </w:p>
    <w:p w14:paraId="5A461012" w14:textId="2AE54012" w:rsidR="00C50178" w:rsidRPr="00AC04F2" w:rsidDel="006736CB" w:rsidRDefault="00C50178" w:rsidP="007C01DA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jc w:val="left"/>
        <w:rPr>
          <w:del w:id="75" w:author="[Base-Legal]_CN" w:date="2026-07-18T10:56:00Z"/>
          <w:rFonts w:ascii="Cambria" w:hAnsi="Cambria" w:cs="Arial"/>
          <w:color w:val="000000" w:themeColor="text1"/>
          <w:sz w:val="22"/>
          <w:szCs w:val="22"/>
        </w:rPr>
      </w:pPr>
      <w:del w:id="76" w:author="[Base-Legal]_CN" w:date="2026-07-18T10:56:00Z">
        <w:r w:rsidRPr="00E6056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Giá trị thanh toán phụ lục này:</w:delText>
        </w:r>
        <w:r w:rsidRPr="00E60563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 xml:space="preserve"> </w:delText>
        </w:r>
        <w:r w:rsidR="008256A0" w:rsidRPr="00787265" w:rsidDel="006736CB">
          <w:rPr>
            <w:rFonts w:ascii="Cambria" w:eastAsia="Arial" w:hAnsi="Cambria" w:cs="Arial"/>
            <w:color w:val="000000" w:themeColor="text1"/>
            <w:sz w:val="22"/>
            <w:szCs w:val="22"/>
            <w:highlight w:val="yellow"/>
          </w:rPr>
          <w:delText>141,900,000</w:delText>
        </w:r>
        <w:r w:rsidRPr="00AC04F2" w:rsidDel="006736CB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 xml:space="preserve"> VNĐ </w:delText>
        </w:r>
      </w:del>
    </w:p>
    <w:p w14:paraId="4CE36F2F" w14:textId="4BDD7300" w:rsidR="00C50178" w:rsidRPr="00AC04F2" w:rsidDel="006736CB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/>
        <w:jc w:val="left"/>
        <w:rPr>
          <w:del w:id="77" w:author="[Base-Legal]_CN" w:date="2026-07-18T10:56:00Z"/>
          <w:rFonts w:ascii="Cambria" w:eastAsia="Arial" w:hAnsi="Cambria" w:cs="Arial"/>
          <w:i/>
          <w:color w:val="000000" w:themeColor="text1"/>
          <w:sz w:val="22"/>
          <w:szCs w:val="22"/>
        </w:rPr>
      </w:pPr>
      <w:del w:id="78" w:author="[Base-Legal]_CN" w:date="2026-07-18T10:56:00Z">
        <w:r w:rsidRPr="00AC04F2" w:rsidDel="006736CB">
          <w:rPr>
            <w:rFonts w:ascii="Cambria" w:eastAsia="Times New Roman" w:hAnsi="Cambria" w:cs="Arial"/>
            <w:i/>
            <w:color w:val="000000" w:themeColor="text1"/>
            <w:sz w:val="22"/>
            <w:szCs w:val="22"/>
          </w:rPr>
          <w:delText>(</w:delText>
        </w:r>
        <w:r w:rsidRPr="00AC04F2" w:rsidDel="006736CB">
          <w:rPr>
            <w:rFonts w:ascii="Cambria" w:eastAsia="Arial" w:hAnsi="Cambria" w:cs="Arial"/>
            <w:i/>
            <w:color w:val="000000" w:themeColor="text1"/>
            <w:sz w:val="22"/>
            <w:szCs w:val="22"/>
          </w:rPr>
          <w:delText>Bằng chữ:</w:delText>
        </w:r>
        <w:r w:rsidRPr="00AC04F2" w:rsidDel="006736CB">
          <w:rPr>
            <w:rFonts w:ascii="Cambria" w:eastAsia="Arial" w:hAnsi="Cambria" w:cs="Arial"/>
            <w:i/>
            <w:color w:val="000000" w:themeColor="text1"/>
            <w:sz w:val="22"/>
            <w:szCs w:val="22"/>
            <w:lang w:val="vi-VN"/>
          </w:rPr>
          <w:delText xml:space="preserve"> </w:delText>
        </w:r>
        <w:r w:rsidR="008256A0" w:rsidRPr="00787265" w:rsidDel="006736CB">
          <w:rPr>
            <w:rFonts w:ascii="Cambria" w:eastAsia="Arial" w:hAnsi="Cambria" w:cs="Arial"/>
            <w:i/>
            <w:color w:val="000000" w:themeColor="text1"/>
            <w:sz w:val="22"/>
            <w:szCs w:val="22"/>
            <w:highlight w:val="yellow"/>
          </w:rPr>
          <w:delText>Một trăm bốn mươi mốt triệu chín trăm nghìn</w:delText>
        </w:r>
        <w:r w:rsidR="00C51FB3" w:rsidRPr="00AC04F2" w:rsidDel="006736CB">
          <w:rPr>
            <w:rFonts w:ascii="Cambria" w:eastAsia="Times New Roman" w:hAnsi="Cambria" w:cs="Arial"/>
            <w:i/>
            <w:color w:val="000000" w:themeColor="text1"/>
            <w:sz w:val="22"/>
            <w:szCs w:val="22"/>
          </w:rPr>
          <w:delText xml:space="preserve"> </w:delText>
        </w:r>
        <w:r w:rsidR="008E77AE" w:rsidRPr="00AC04F2" w:rsidDel="006736CB">
          <w:rPr>
            <w:rFonts w:ascii="Cambria" w:eastAsia="Cambria" w:hAnsi="Cambria" w:cs="Cambria"/>
            <w:i/>
            <w:color w:val="000000" w:themeColor="text1"/>
            <w:sz w:val="22"/>
            <w:szCs w:val="22"/>
          </w:rPr>
          <w:delText>đồng Việt Nam</w:delText>
        </w:r>
        <w:r w:rsidRPr="00AC04F2" w:rsidDel="006736CB">
          <w:rPr>
            <w:rFonts w:ascii="Cambria" w:eastAsia="Arial" w:hAnsi="Cambria" w:cs="Arial"/>
            <w:i/>
            <w:color w:val="000000" w:themeColor="text1"/>
            <w:sz w:val="22"/>
            <w:szCs w:val="22"/>
          </w:rPr>
          <w:delText>)</w:delText>
        </w:r>
      </w:del>
    </w:p>
    <w:p w14:paraId="4C2D4673" w14:textId="359337A9" w:rsidR="00C50178" w:rsidDel="006736CB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/>
        <w:jc w:val="left"/>
        <w:rPr>
          <w:del w:id="79" w:author="[Base-Legal]_CN" w:date="2026-07-18T10:56:00Z"/>
          <w:rFonts w:ascii="Cambria" w:hAnsi="Cambria" w:cs="Arial"/>
          <w:i/>
          <w:color w:val="000000" w:themeColor="text1"/>
          <w:sz w:val="22"/>
          <w:szCs w:val="22"/>
        </w:rPr>
      </w:pPr>
      <w:del w:id="80" w:author="[Base-Legal]_CN" w:date="2026-07-18T10:56:00Z">
        <w:r w:rsidRPr="00E60563" w:rsidDel="006736CB">
          <w:rPr>
            <w:rFonts w:ascii="Cambria" w:hAnsi="Cambria" w:cs="Arial"/>
            <w:i/>
            <w:color w:val="000000" w:themeColor="text1"/>
            <w:sz w:val="22"/>
            <w:szCs w:val="22"/>
          </w:rPr>
          <w:delText>Sản phẩm Dịch vụ Bên B cung cấp là sản phẩm dịch vụ Phần Mềm không chịu thuế GTGT.</w:delText>
        </w:r>
      </w:del>
    </w:p>
    <w:p w14:paraId="2C8A23FA" w14:textId="0185F96A" w:rsidR="00D1298B" w:rsidRPr="001A04E9" w:rsidDel="006736CB" w:rsidRDefault="00D1298B" w:rsidP="00D1298B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81" w:author="[Base-Legal]_CN" w:date="2026-07-18T10:56:00Z"/>
          <w:rFonts w:ascii="Cambria" w:hAnsi="Cambria" w:cs="Arial"/>
          <w:color w:val="000000" w:themeColor="text1"/>
          <w:sz w:val="22"/>
          <w:szCs w:val="22"/>
        </w:rPr>
      </w:pPr>
      <w:del w:id="82" w:author="[Base-Legal]_CN" w:date="2026-07-18T10:56:00Z">
        <w:r w:rsidRPr="001A04E9" w:rsidDel="006736CB">
          <w:rPr>
            <w:rFonts w:ascii="Cambria" w:hAnsi="Cambria" w:cs="Arial"/>
            <w:color w:val="000000" w:themeColor="text1"/>
            <w:sz w:val="22"/>
            <w:szCs w:val="22"/>
          </w:rPr>
          <w:delText xml:space="preserve">Giá trị thanh toán trên là căn cứ để </w:delText>
        </w:r>
      </w:del>
      <w:customXmlDelRangeStart w:id="83" w:author="[Base-Legal]_CN" w:date="2026-07-18T10:56:00Z"/>
      <w:sdt>
        <w:sdtPr>
          <w:rPr>
            <w:rFonts w:ascii="Cambria" w:hAnsi="Cambria" w:cs="Arial"/>
            <w:color w:val="000000" w:themeColor="text1"/>
            <w:sz w:val="22"/>
            <w:szCs w:val="22"/>
          </w:rPr>
          <w:tag w:val="goog_rdk_6"/>
          <w:id w:val="2119718688"/>
        </w:sdtPr>
        <w:sdtEndPr/>
        <w:sdtContent>
          <w:customXmlDelRangeEnd w:id="83"/>
          <w:del w:id="84" w:author="[Base-Legal]_CN" w:date="2026-07-18T10:56:00Z">
            <w:r w:rsidRPr="001A04E9" w:rsidDel="006736CB">
              <w:rPr>
                <w:rFonts w:ascii="Cambria" w:hAnsi="Cambria" w:cs="Arial"/>
                <w:color w:val="000000" w:themeColor="text1"/>
                <w:sz w:val="22"/>
                <w:szCs w:val="22"/>
              </w:rPr>
              <w:delText>B</w:delText>
            </w:r>
          </w:del>
          <w:customXmlDelRangeStart w:id="85" w:author="[Base-Legal]_CN" w:date="2026-07-18T10:56:00Z"/>
        </w:sdtContent>
      </w:sdt>
      <w:customXmlDelRangeEnd w:id="85"/>
      <w:del w:id="86" w:author="[Base-Legal]_CN" w:date="2026-07-18T10:56:00Z">
        <w:r w:rsidRPr="001A04E9" w:rsidDel="006736CB">
          <w:rPr>
            <w:rFonts w:ascii="Cambria" w:hAnsi="Cambria" w:cs="Arial"/>
            <w:color w:val="000000" w:themeColor="text1"/>
            <w:sz w:val="22"/>
            <w:szCs w:val="22"/>
          </w:rPr>
          <w:delText xml:space="preserve">ên B xuất hóa đơn tài chính cho </w:delText>
        </w:r>
      </w:del>
      <w:customXmlDelRangeStart w:id="87" w:author="[Base-Legal]_CN" w:date="2026-07-18T10:56:00Z"/>
      <w:sdt>
        <w:sdtPr>
          <w:rPr>
            <w:rFonts w:ascii="Cambria" w:hAnsi="Cambria" w:cs="Arial"/>
            <w:color w:val="000000" w:themeColor="text1"/>
            <w:sz w:val="22"/>
            <w:szCs w:val="22"/>
          </w:rPr>
          <w:tag w:val="goog_rdk_8"/>
          <w:id w:val="187563917"/>
        </w:sdtPr>
        <w:sdtEndPr/>
        <w:sdtContent>
          <w:customXmlDelRangeEnd w:id="87"/>
          <w:del w:id="88" w:author="[Base-Legal]_CN" w:date="2026-07-18T10:56:00Z">
            <w:r w:rsidRPr="001A04E9" w:rsidDel="006736CB">
              <w:rPr>
                <w:rFonts w:ascii="Cambria" w:hAnsi="Cambria" w:cs="Arial"/>
                <w:color w:val="000000" w:themeColor="text1"/>
                <w:sz w:val="22"/>
                <w:szCs w:val="22"/>
              </w:rPr>
              <w:delText>B</w:delText>
            </w:r>
          </w:del>
          <w:customXmlDelRangeStart w:id="89" w:author="[Base-Legal]_CN" w:date="2026-07-18T10:56:00Z"/>
        </w:sdtContent>
      </w:sdt>
      <w:customXmlDelRangeEnd w:id="89"/>
      <w:del w:id="90" w:author="[Base-Legal]_CN" w:date="2026-07-18T10:56:00Z">
        <w:r w:rsidRPr="001A04E9" w:rsidDel="006736CB">
          <w:rPr>
            <w:rFonts w:ascii="Cambria" w:hAnsi="Cambria" w:cs="Arial"/>
            <w:color w:val="000000" w:themeColor="text1"/>
            <w:sz w:val="22"/>
            <w:szCs w:val="22"/>
          </w:rPr>
          <w:delText xml:space="preserve">ên A. </w:delText>
        </w:r>
      </w:del>
    </w:p>
    <w:p w14:paraId="4A930603" w14:textId="5CA94950" w:rsidR="00D1298B" w:rsidRPr="001A04E9" w:rsidDel="006736CB" w:rsidRDefault="00D1298B" w:rsidP="00D1298B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91" w:author="[Base-Legal]_CN" w:date="2026-07-18T10:56:00Z"/>
          <w:rFonts w:ascii="Cambria" w:hAnsi="Cambria" w:cs="Arial"/>
          <w:color w:val="000000" w:themeColor="text1"/>
          <w:sz w:val="22"/>
          <w:szCs w:val="22"/>
        </w:rPr>
      </w:pPr>
      <w:commentRangeStart w:id="92"/>
      <w:del w:id="93" w:author="[Base-Legal]_CN" w:date="2026-07-18T10:56:00Z">
        <w:r w:rsidRPr="001A04E9" w:rsidDel="006736CB">
          <w:rPr>
            <w:rFonts w:ascii="Cambria" w:hAnsi="Cambria" w:cs="Arial"/>
            <w:color w:val="000000" w:themeColor="text1"/>
            <w:sz w:val="22"/>
            <w:szCs w:val="22"/>
          </w:rPr>
          <w:delText>Bên B sẽ xuất hóa đơn cho Bên A sau khi nhận được khoản thanh toán từ Bên A.</w:delText>
        </w:r>
        <w:commentRangeEnd w:id="92"/>
        <w:r w:rsidR="004748FA" w:rsidRPr="001A04E9" w:rsidDel="006736CB">
          <w:rPr>
            <w:rStyle w:val="CommentReference"/>
            <w:rFonts w:ascii="Cambria" w:hAnsi="Cambria" w:cs="Arial"/>
            <w:color w:val="000000" w:themeColor="text1"/>
            <w:sz w:val="22"/>
            <w:szCs w:val="22"/>
          </w:rPr>
          <w:commentReference w:id="92"/>
        </w:r>
        <w:r w:rsidRPr="001A04E9" w:rsidDel="006736CB">
          <w:rPr>
            <w:rFonts w:ascii="Cambria" w:hAnsi="Cambria" w:cs="Arial"/>
            <w:color w:val="000000" w:themeColor="text1"/>
            <w:sz w:val="22"/>
            <w:szCs w:val="22"/>
          </w:rPr>
          <w:delText xml:space="preserve"> </w:delText>
        </w:r>
        <w:commentRangeStart w:id="94"/>
        <w:r w:rsidRPr="001A04E9" w:rsidDel="006736CB">
          <w:rPr>
            <w:rFonts w:ascii="Cambria" w:hAnsi="Cambria" w:cs="Arial"/>
            <w:color w:val="FF0000"/>
            <w:sz w:val="22"/>
            <w:szCs w:val="22"/>
          </w:rPr>
          <w:delText>Trường hợp giá trị nêu trên được thanh toán cho Bên B thành nhiều lần, Bên B sẽ xuất hóa đơn theo từng lần thanh toán của Bên A.</w:delText>
        </w:r>
        <w:commentRangeEnd w:id="94"/>
        <w:r w:rsidR="001A04E9" w:rsidRPr="001A04E9" w:rsidDel="006736CB">
          <w:rPr>
            <w:rStyle w:val="CommentReference"/>
            <w:rFonts w:ascii="Cambria" w:hAnsi="Cambria" w:cs="Arial"/>
            <w:color w:val="000000" w:themeColor="text1"/>
            <w:sz w:val="22"/>
            <w:szCs w:val="22"/>
          </w:rPr>
          <w:commentReference w:id="94"/>
        </w:r>
      </w:del>
    </w:p>
    <w:p w14:paraId="5E950AE9" w14:textId="4B8561B6" w:rsidR="00046793" w:rsidRPr="00046793" w:rsidDel="006736CB" w:rsidRDefault="00C50178" w:rsidP="007C01DA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del w:id="95" w:author="[Base-Legal]_CN" w:date="2026-07-18T10:56:00Z"/>
          <w:rFonts w:ascii="Cambria" w:hAnsi="Cambria" w:cs="Arial"/>
          <w:color w:val="000000" w:themeColor="text1"/>
          <w:sz w:val="22"/>
          <w:szCs w:val="22"/>
        </w:rPr>
      </w:pPr>
      <w:del w:id="96" w:author="[Base-Legal]_CN" w:date="2026-07-18T10:56:00Z">
        <w:r w:rsidRPr="00E6056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Phương thức thanh toán</w:delText>
        </w:r>
        <w:r w:rsidRPr="00E60563" w:rsidDel="006736CB">
          <w:rPr>
            <w:rFonts w:ascii="Cambria" w:eastAsia="Arial" w:hAnsi="Cambria" w:cs="Arial"/>
            <w:i/>
            <w:color w:val="000000" w:themeColor="text1"/>
            <w:sz w:val="22"/>
            <w:szCs w:val="22"/>
          </w:rPr>
          <w:delText>:</w:delText>
        </w:r>
        <w:r w:rsidRPr="00E6056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 </w:delText>
        </w:r>
      </w:del>
    </w:p>
    <w:p w14:paraId="7FF48496" w14:textId="4198ECDD" w:rsidR="00C50178" w:rsidRPr="00046793" w:rsidDel="006736CB" w:rsidRDefault="00C50178" w:rsidP="007C01DA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97" w:author="[Base-Legal]_CN" w:date="2026-07-18T10:56:00Z"/>
          <w:rFonts w:ascii="Cambria" w:hAnsi="Cambria" w:cs="Arial"/>
          <w:color w:val="000000" w:themeColor="text1"/>
          <w:sz w:val="22"/>
          <w:szCs w:val="22"/>
        </w:rPr>
      </w:pPr>
      <w:del w:id="98" w:author="[Base-Legal]_CN" w:date="2026-07-18T10:56:00Z">
        <w:r w:rsidRPr="00046793" w:rsidDel="006736CB">
          <w:rPr>
            <w:rFonts w:ascii="Cambria" w:hAnsi="Cambria" w:cs="Arial"/>
            <w:color w:val="000000" w:themeColor="text1"/>
            <w:sz w:val="22"/>
            <w:szCs w:val="22"/>
          </w:rPr>
          <w:delText>T</w:delText>
        </w:r>
        <w:r w:rsidRPr="0004679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hanh toán được thực hiện bằng tiền mặt hoặc chuyển khoản tới số tài khoản của Bên B như sau</w:delText>
        </w:r>
        <w:r w:rsidR="00AC04F2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:</w:delText>
        </w:r>
        <w:r w:rsidR="00CA76D5" w:rsidRPr="0004679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 </w:delText>
        </w:r>
        <w:r w:rsidR="00CA76D5" w:rsidRPr="00046793" w:rsidDel="006736CB">
          <w:rPr>
            <w:rFonts w:ascii="Cambria" w:eastAsia="Cambria" w:hAnsi="Cambria" w:cs="Cambria"/>
            <w:color w:val="000000" w:themeColor="text1"/>
            <w:sz w:val="22"/>
            <w:szCs w:val="22"/>
          </w:rPr>
          <w:delText>(Bên A chịu các khoản phí chuyển khoản phát sinh)</w:delText>
        </w:r>
      </w:del>
    </w:p>
    <w:p w14:paraId="3BABDEF6" w14:textId="53C56FFF" w:rsidR="00C9437B" w:rsidRPr="00C9437B" w:rsidDel="006736CB" w:rsidRDefault="00C9437B" w:rsidP="00C943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jc w:val="left"/>
        <w:rPr>
          <w:del w:id="99" w:author="[Base-Legal]_CN" w:date="2026-07-18T10:56:00Z"/>
          <w:rFonts w:ascii="Cambria" w:eastAsia="Arial" w:hAnsi="Cambria" w:cs="Arial"/>
          <w:b/>
          <w:color w:val="000000" w:themeColor="text1"/>
          <w:sz w:val="22"/>
          <w:szCs w:val="22"/>
        </w:rPr>
      </w:pPr>
      <w:del w:id="100" w:author="[Base-Legal]_CN" w:date="2026-07-18T10:56:00Z">
        <w:r w:rsidRPr="00C9437B" w:rsidDel="006736CB">
          <w:rPr>
            <w:rFonts w:ascii="Cambria" w:eastAsia="Arial" w:hAnsi="Cambria" w:cs="Arial"/>
            <w:b/>
            <w:color w:val="000000" w:themeColor="text1"/>
            <w:sz w:val="22"/>
            <w:szCs w:val="22"/>
          </w:rPr>
          <w:delText>Đơn vị thụ hưởng: CÔNG TY CỔ PHẦN BASE ENTERPRISE</w:delText>
        </w:r>
      </w:del>
    </w:p>
    <w:p w14:paraId="4B954621" w14:textId="6AE0928B" w:rsidR="00C9437B" w:rsidRPr="00C9437B" w:rsidDel="006736CB" w:rsidRDefault="00C9437B" w:rsidP="00C943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jc w:val="left"/>
        <w:rPr>
          <w:del w:id="101" w:author="[Base-Legal]_CN" w:date="2026-07-18T10:56:00Z"/>
          <w:rFonts w:ascii="Cambria" w:eastAsia="Arial" w:hAnsi="Cambria" w:cs="Arial"/>
          <w:b/>
          <w:color w:val="000000" w:themeColor="text1"/>
          <w:sz w:val="22"/>
          <w:szCs w:val="22"/>
        </w:rPr>
      </w:pPr>
      <w:del w:id="102" w:author="[Base-Legal]_CN" w:date="2026-07-18T10:56:00Z">
        <w:r w:rsidRPr="00C9437B" w:rsidDel="006736CB">
          <w:rPr>
            <w:rFonts w:ascii="Cambria" w:eastAsia="Arial" w:hAnsi="Cambria" w:cs="Arial"/>
            <w:b/>
            <w:color w:val="000000" w:themeColor="text1"/>
            <w:sz w:val="22"/>
            <w:szCs w:val="22"/>
          </w:rPr>
          <w:delText>STK: 0208 2016 868</w:delText>
        </w:r>
      </w:del>
    </w:p>
    <w:p w14:paraId="6AE43031" w14:textId="7E3FB81F" w:rsidR="00C50178" w:rsidRPr="00E60563" w:rsidDel="006736CB" w:rsidRDefault="00C9437B" w:rsidP="00C943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jc w:val="left"/>
        <w:rPr>
          <w:del w:id="103" w:author="[Base-Legal]_CN" w:date="2026-07-18T10:56:00Z"/>
          <w:rFonts w:ascii="Cambria" w:eastAsia="Arial" w:hAnsi="Cambria" w:cs="Arial"/>
          <w:b/>
          <w:color w:val="000000" w:themeColor="text1"/>
          <w:sz w:val="22"/>
          <w:szCs w:val="22"/>
        </w:rPr>
      </w:pPr>
      <w:del w:id="104" w:author="[Base-Legal]_CN" w:date="2026-07-18T10:56:00Z">
        <w:r w:rsidRPr="00C9437B" w:rsidDel="006736CB">
          <w:rPr>
            <w:rFonts w:ascii="Cambria" w:eastAsia="Arial" w:hAnsi="Cambria" w:cs="Arial"/>
            <w:b/>
            <w:color w:val="000000" w:themeColor="text1"/>
            <w:sz w:val="22"/>
            <w:szCs w:val="22"/>
          </w:rPr>
          <w:delText>Ngân hàng Thương mại Cổ phần Tiên Phong (TPB) - Chi nhánh Hoàn Kiếm</w:delText>
        </w:r>
      </w:del>
    </w:p>
    <w:p w14:paraId="4F19AE61" w14:textId="2A229015" w:rsidR="00C50178" w:rsidRPr="0068662E" w:rsidDel="006736CB" w:rsidRDefault="00C50178" w:rsidP="007C01DA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105" w:author="[Base-Legal]_CN" w:date="2026-07-18T10:56:00Z"/>
          <w:rFonts w:ascii="Cambria" w:hAnsi="Cambria" w:cs="Arial"/>
          <w:b/>
          <w:color w:val="000000" w:themeColor="text1"/>
          <w:sz w:val="22"/>
          <w:szCs w:val="22"/>
        </w:rPr>
      </w:pPr>
      <w:del w:id="106" w:author="[Base-Legal]_CN" w:date="2026-07-18T10:56:00Z">
        <w:r w:rsidRPr="0004679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Lưu</w:delText>
        </w:r>
        <w:r w:rsidRPr="00046793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 xml:space="preserve"> ý:</w:delText>
        </w:r>
        <w:r w:rsidRPr="0068662E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 xml:space="preserve"> </w:delText>
        </w:r>
        <w:r w:rsidRPr="0068662E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Bên A vui lòng ghi rõ nội dung chuyển khoản</w:delText>
        </w:r>
        <w:r w:rsidRPr="0068662E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 xml:space="preserve">: </w:delText>
        </w:r>
        <w:r w:rsidRPr="0068662E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Tên </w:delText>
        </w:r>
        <w:r w:rsidR="00CA76D5" w:rsidRPr="0068662E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Khách hàng</w:delText>
        </w:r>
        <w:r w:rsidRPr="0068662E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 - Thanh toán phần mềm Base</w:delText>
        </w:r>
        <w:r w:rsidR="0068662E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.</w:delText>
        </w:r>
      </w:del>
    </w:p>
    <w:p w14:paraId="27438C57" w14:textId="5F58D6C4" w:rsidR="00C50178" w:rsidRPr="00E60563" w:rsidDel="006736CB" w:rsidRDefault="00C50178" w:rsidP="007C01DA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jc w:val="left"/>
        <w:rPr>
          <w:del w:id="107" w:author="[Base-Legal]_CN" w:date="2026-07-18T10:56:00Z"/>
          <w:rFonts w:ascii="Cambria" w:eastAsia="Arial" w:hAnsi="Cambria" w:cs="Arial"/>
          <w:color w:val="000000" w:themeColor="text1"/>
          <w:sz w:val="22"/>
          <w:szCs w:val="22"/>
        </w:rPr>
      </w:pPr>
      <w:del w:id="108" w:author="[Base-Legal]_CN" w:date="2026-07-18T10:56:00Z">
        <w:r w:rsidRPr="00E6056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Thời hạn thanh toán: </w:delText>
        </w:r>
      </w:del>
    </w:p>
    <w:p w14:paraId="656BBBEC" w14:textId="2193ED89" w:rsidR="00C50178" w:rsidRPr="00114770" w:rsidDel="006736CB" w:rsidRDefault="00C50178" w:rsidP="007C01DA">
      <w:pPr>
        <w:pStyle w:val="ListParagraph"/>
        <w:numPr>
          <w:ilvl w:val="0"/>
          <w:numId w:val="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109" w:author="[Base-Legal]_CN" w:date="2026-07-18T10:56:00Z"/>
          <w:rFonts w:ascii="Cambria" w:eastAsia="Arial" w:hAnsi="Cambria" w:cs="Arial"/>
          <w:color w:val="000000" w:themeColor="text1"/>
          <w:sz w:val="22"/>
          <w:szCs w:val="22"/>
          <w:lang w:val="vi-VN"/>
        </w:rPr>
      </w:pPr>
      <w:del w:id="110" w:author="[Base-Legal]_CN" w:date="2026-07-18T10:56:00Z">
        <w:r w:rsidRPr="00114770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Bên A thanh toán 100% giá trị Phụ lục này cho Bên B </w:delText>
        </w:r>
        <w:r w:rsidR="00067061" w:rsidRPr="00E844A1" w:rsidDel="006736CB">
          <w:rPr>
            <w:rFonts w:ascii="Cambria" w:eastAsia="Cambria" w:hAnsi="Cambria" w:cs="Cambria"/>
            <w:color w:val="000000" w:themeColor="text1"/>
            <w:sz w:val="22"/>
            <w:szCs w:val="22"/>
          </w:rPr>
          <w:delText>không muộn hơn</w:delText>
        </w:r>
        <w:r w:rsidRPr="00114770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 ngày</w:delText>
        </w:r>
        <w:bookmarkStart w:id="111" w:name="_Hlk108440616"/>
        <w:bookmarkEnd w:id="111"/>
        <w:r w:rsidR="00A328BD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. </w:delText>
        </w:r>
        <w:commentRangeStart w:id="112"/>
        <w:r w:rsidR="00DA5A19" w:rsidRPr="00787265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>Bên B mở quyền sử dụng cho các tài khoản mới của Bên A trong vòng 01 (một) ngày làm việc kể từ khi Bên B nhận được đầy đủ khoản thanh toán từ Bên A</w:delText>
        </w:r>
        <w:commentRangeEnd w:id="112"/>
        <w:r w:rsidR="00771BFF" w:rsidRPr="00787265" w:rsidDel="006736CB">
          <w:rPr>
            <w:rStyle w:val="CommentReference"/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commentReference w:id="112"/>
        </w:r>
        <w:r w:rsidR="00DA5A19" w:rsidRPr="00787265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>.</w:delText>
        </w:r>
      </w:del>
    </w:p>
    <w:p w14:paraId="71153029" w14:textId="33FE1F59" w:rsidR="00C50178" w:rsidRPr="00114770" w:rsidDel="006736CB" w:rsidRDefault="00DA5A19" w:rsidP="007C01DA">
      <w:pPr>
        <w:pStyle w:val="ListParagraph"/>
        <w:numPr>
          <w:ilvl w:val="0"/>
          <w:numId w:val="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113" w:author="[Base-Legal]_CN" w:date="2026-07-18T10:56:00Z"/>
          <w:rFonts w:ascii="Cambria" w:eastAsia="Arial" w:hAnsi="Cambria" w:cs="Arial"/>
          <w:color w:val="000000" w:themeColor="text1"/>
          <w:sz w:val="22"/>
          <w:szCs w:val="22"/>
          <w:lang w:val="vi-VN"/>
        </w:rPr>
      </w:pPr>
      <w:del w:id="114" w:author="[Base-Legal]_CN" w:date="2026-07-18T10:56:00Z">
        <w:r w:rsidRPr="00787265" w:rsidDel="006736CB">
          <w:rPr>
            <w:rFonts w:ascii="Cambria" w:eastAsia="Arial" w:hAnsi="Cambria" w:cs="Arial"/>
            <w:color w:val="000000" w:themeColor="text1"/>
            <w:spacing w:val="-4"/>
            <w:sz w:val="22"/>
            <w:szCs w:val="22"/>
            <w:lang w:val="vi-VN"/>
          </w:rPr>
          <w:delText>Trường hợp Bên A không hoàn tất việc thanh toán đầy đủ và đúng thời hạn cam kết tại Điều này, Bên B có quyền đơn phương chấm dứt Phụ lục và được miễn trừ mọi trách nhiệm liên quan đến Phụ lục này</w:delText>
        </w:r>
        <w:r w:rsidR="00C50178" w:rsidRPr="00114770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>.</w:delText>
        </w:r>
      </w:del>
    </w:p>
    <w:p w14:paraId="54E59685" w14:textId="77777777" w:rsidR="00C50178" w:rsidRPr="00E60563" w:rsidRDefault="00C50178" w:rsidP="007C01DA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851" w:hanging="851"/>
        <w:rPr>
          <w:rFonts w:ascii="Cambria" w:eastAsia="Arial" w:hAnsi="Cambria" w:cs="Arial"/>
          <w:b/>
          <w:color w:val="000000" w:themeColor="text1"/>
          <w:sz w:val="22"/>
          <w:szCs w:val="22"/>
        </w:rPr>
      </w:pPr>
      <w:r w:rsidRPr="00E60563">
        <w:rPr>
          <w:rFonts w:ascii="Cambria" w:eastAsia="Arial" w:hAnsi="Cambria" w:cs="Arial"/>
          <w:b/>
          <w:color w:val="000000" w:themeColor="text1"/>
          <w:sz w:val="22"/>
          <w:szCs w:val="22"/>
        </w:rPr>
        <w:t>ĐIỀU KHOẢN CHUNG</w:t>
      </w:r>
    </w:p>
    <w:p w14:paraId="06CC4F73" w14:textId="314E4AAB" w:rsidR="00C50178" w:rsidRPr="00E60563" w:rsidRDefault="00DA5A19" w:rsidP="007C01D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rFonts w:ascii="Cambria" w:eastAsia="Arial" w:hAnsi="Cambria" w:cs="Arial"/>
          <w:b/>
          <w:color w:val="000000" w:themeColor="text1"/>
          <w:sz w:val="22"/>
          <w:szCs w:val="22"/>
        </w:rPr>
      </w:pPr>
      <w:r w:rsidRPr="00E60563">
        <w:rPr>
          <w:rFonts w:ascii="Cambria" w:eastAsia="Arial" w:hAnsi="Cambria" w:cs="Arial"/>
          <w:color w:val="000000" w:themeColor="text1"/>
          <w:sz w:val="22"/>
          <w:szCs w:val="22"/>
        </w:rPr>
        <w:t xml:space="preserve">Các điều khoản thay đổi so với Hợp đồng được quy định tại Phụ lục này là phần bổ sung của Hợp đồng. </w:t>
      </w:r>
      <w:r w:rsidR="00B56C15" w:rsidRPr="00E60563">
        <w:rPr>
          <w:rFonts w:ascii="Cambria" w:eastAsia="Arial" w:hAnsi="Cambria" w:cs="Arial"/>
          <w:color w:val="000000" w:themeColor="text1"/>
          <w:sz w:val="22"/>
          <w:szCs w:val="22"/>
        </w:rPr>
        <w:t>Các điều khoản khác của Hợp đồng</w:t>
      </w:r>
      <w:r w:rsidR="00B56C15" w:rsidRPr="00E60563">
        <w:rPr>
          <w:rFonts w:ascii="Cambria" w:eastAsia="Times New Roman" w:hAnsi="Cambria" w:cs="Arial"/>
          <w:color w:val="000000" w:themeColor="text1"/>
          <w:sz w:val="22"/>
          <w:szCs w:val="22"/>
          <w:lang w:val="vi-VN"/>
        </w:rPr>
        <w:t xml:space="preserve"> </w:t>
      </w:r>
      <w:r w:rsidR="00B56C15" w:rsidRPr="00E60563">
        <w:rPr>
          <w:rFonts w:ascii="Cambria" w:eastAsia="Times New Roman" w:hAnsi="Cambria" w:cs="Arial"/>
          <w:color w:val="000000" w:themeColor="text1"/>
          <w:sz w:val="22"/>
          <w:szCs w:val="22"/>
        </w:rPr>
        <w:t>không được đề cập tại Phụ lục này giữ nguyên giá trị áp dụng</w:t>
      </w:r>
      <w:r w:rsidR="00B56C15" w:rsidRPr="00E60563">
        <w:rPr>
          <w:rFonts w:ascii="Cambria" w:eastAsia="Times New Roman" w:hAnsi="Cambria" w:cs="Arial"/>
          <w:color w:val="000000" w:themeColor="text1"/>
          <w:sz w:val="22"/>
          <w:szCs w:val="22"/>
          <w:lang w:val="vi-VN"/>
        </w:rPr>
        <w:t xml:space="preserve"> đối với các</w:t>
      </w:r>
      <w:r w:rsidR="00B56C15">
        <w:rPr>
          <w:rFonts w:ascii="Cambria" w:eastAsia="Times New Roman" w:hAnsi="Cambria" w:cs="Arial"/>
          <w:color w:val="000000" w:themeColor="text1"/>
          <w:sz w:val="22"/>
          <w:szCs w:val="22"/>
        </w:rPr>
        <w:t xml:space="preserve"> B</w:t>
      </w:r>
      <w:r w:rsidR="00B56C15" w:rsidRPr="00E60563">
        <w:rPr>
          <w:rFonts w:ascii="Cambria" w:eastAsia="Times New Roman" w:hAnsi="Cambria" w:cs="Arial"/>
          <w:color w:val="000000" w:themeColor="text1"/>
          <w:sz w:val="22"/>
          <w:szCs w:val="22"/>
          <w:lang w:val="vi-VN"/>
        </w:rPr>
        <w:t>ên</w:t>
      </w:r>
      <w:r w:rsidR="00C50178" w:rsidRPr="00E60563">
        <w:rPr>
          <w:rFonts w:ascii="Cambria" w:eastAsia="Cambria" w:hAnsi="Cambria" w:cs="Arial"/>
          <w:color w:val="000000" w:themeColor="text1"/>
          <w:sz w:val="22"/>
          <w:szCs w:val="22"/>
        </w:rPr>
        <w:t>.</w:t>
      </w:r>
    </w:p>
    <w:p w14:paraId="6710AE2A" w14:textId="204DDE65" w:rsidR="00C50178" w:rsidRPr="00E60563" w:rsidRDefault="00DA5A19" w:rsidP="007C01D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rFonts w:ascii="Cambria" w:hAnsi="Cambria" w:cs="Arial"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color w:val="000000" w:themeColor="text1"/>
          <w:sz w:val="22"/>
          <w:szCs w:val="22"/>
        </w:rPr>
        <w:t>Phụ lục này là một phần không thể tách rời của Hợp đồng và có hiệu lực kể từ ngày ký</w:t>
      </w:r>
      <w:r w:rsidR="00C50178" w:rsidRPr="00E60563">
        <w:rPr>
          <w:rFonts w:ascii="Cambria" w:hAnsi="Cambria" w:cs="Arial"/>
          <w:color w:val="000000" w:themeColor="text1"/>
          <w:sz w:val="22"/>
          <w:szCs w:val="22"/>
        </w:rPr>
        <w:t>.</w:t>
      </w:r>
    </w:p>
    <w:p w14:paraId="05F674BA" w14:textId="2A4B787E" w:rsidR="00C50178" w:rsidRPr="00E60563" w:rsidRDefault="00C50178" w:rsidP="007C01D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rFonts w:ascii="Cambria" w:hAnsi="Cambria" w:cs="Arial"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color w:val="000000" w:themeColor="text1"/>
          <w:sz w:val="22"/>
          <w:szCs w:val="22"/>
        </w:rPr>
        <w:t>Phụ lục này</w:t>
      </w:r>
      <w:r w:rsidR="003D599D" w:rsidRPr="003D599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</w:t>
      </w:r>
      <w:r w:rsidR="003D599D" w:rsidRPr="00E60563">
        <w:rPr>
          <w:rFonts w:ascii="Cambria" w:eastAsia="Cambria" w:hAnsi="Cambria" w:cs="Cambria"/>
          <w:color w:val="000000" w:themeColor="text1"/>
          <w:sz w:val="22"/>
          <w:szCs w:val="22"/>
        </w:rPr>
        <w:t>được</w:t>
      </w:r>
      <w:r w:rsidR="003D599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ký điện tử và/hoặc</w:t>
      </w:r>
      <w:r w:rsidRPr="00E60563">
        <w:rPr>
          <w:rFonts w:ascii="Cambria" w:hAnsi="Cambria" w:cs="Arial"/>
          <w:color w:val="000000" w:themeColor="text1"/>
          <w:sz w:val="22"/>
          <w:szCs w:val="22"/>
        </w:rPr>
        <w:t xml:space="preserve"> được lập thành 02 (hai) bản, mỗi </w:t>
      </w:r>
      <w:r w:rsidR="005813C1">
        <w:rPr>
          <w:rFonts w:ascii="Cambria" w:hAnsi="Cambria" w:cs="Arial"/>
          <w:color w:val="000000" w:themeColor="text1"/>
          <w:sz w:val="22"/>
          <w:szCs w:val="22"/>
        </w:rPr>
        <w:t>B</w:t>
      </w:r>
      <w:r w:rsidRPr="00E60563">
        <w:rPr>
          <w:rFonts w:ascii="Cambria" w:hAnsi="Cambria" w:cs="Arial"/>
          <w:color w:val="000000" w:themeColor="text1"/>
          <w:sz w:val="22"/>
          <w:szCs w:val="22"/>
        </w:rPr>
        <w:t>ên giữ 01 (một) bản</w:t>
      </w:r>
      <w:r w:rsidRPr="00E60563">
        <w:rPr>
          <w:rFonts w:ascii="Cambria" w:hAnsi="Cambria" w:cs="Arial"/>
          <w:color w:val="000000" w:themeColor="text1"/>
          <w:sz w:val="22"/>
          <w:szCs w:val="22"/>
          <w:lang w:val="vi-VN"/>
        </w:rPr>
        <w:t xml:space="preserve">, </w:t>
      </w:r>
      <w:r w:rsidRPr="00E60563">
        <w:rPr>
          <w:rFonts w:ascii="Cambria" w:hAnsi="Cambria" w:cs="Arial"/>
          <w:color w:val="000000" w:themeColor="text1"/>
          <w:sz w:val="22"/>
          <w:szCs w:val="22"/>
        </w:rPr>
        <w:t>có nội dung và giá trị pháp lý như nhau.</w:t>
      </w:r>
    </w:p>
    <w:tbl>
      <w:tblPr>
        <w:tblStyle w:val="TableGrid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E60563" w:rsidRPr="00E60563" w14:paraId="49A32601" w14:textId="77777777" w:rsidTr="002B6FCF">
        <w:trPr>
          <w:jc w:val="center"/>
        </w:trPr>
        <w:tc>
          <w:tcPr>
            <w:tcW w:w="4508" w:type="dxa"/>
          </w:tcPr>
          <w:p w14:paraId="1C890A7D" w14:textId="77777777" w:rsidR="00C50178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  <w:t>ĐẠI DIỆN BÊN A</w:t>
            </w:r>
          </w:p>
          <w:p w14:paraId="70CA9B84" w14:textId="0C8E2350" w:rsidR="005813C1" w:rsidRDefault="00336765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b/>
                <w:bCs/>
                <w:color w:val="auto"/>
                <w:sz w:val="22"/>
                <w:szCs w:val="22"/>
              </w:rPr>
              <w:t>GIÁM ĐỐC</w:t>
            </w:r>
          </w:p>
          <w:p w14:paraId="19FDA46D" w14:textId="451FED45" w:rsidR="005813C1" w:rsidRDefault="005813C1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74DE38E5" w14:textId="77777777" w:rsidR="00BF445F" w:rsidRDefault="00BF445F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49CCD7D7" w14:textId="77777777" w:rsidR="005813C1" w:rsidRDefault="005813C1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5AE8B386" w14:textId="38A0B963" w:rsidR="005813C1" w:rsidRPr="00E60563" w:rsidRDefault="00336765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  <w:t>NGUYỄN VŨ HOÀI ANH</w:t>
            </w:r>
          </w:p>
        </w:tc>
        <w:tc>
          <w:tcPr>
            <w:tcW w:w="4509" w:type="dxa"/>
          </w:tcPr>
          <w:p w14:paraId="41BBBD3A" w14:textId="77777777" w:rsidR="00BF445F" w:rsidRDefault="00C50178" w:rsidP="00BF445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  <w:t>ĐẠI DIỆN BÊN B</w:t>
            </w:r>
          </w:p>
          <w:p w14:paraId="4C1FFEC0" w14:textId="3F56A68F" w:rsidR="00AC611E" w:rsidRPr="00836433" w:rsidRDefault="00B0554E" w:rsidP="00AC611E">
            <w:pPr>
              <w:widowControl/>
              <w:spacing w:before="0" w:after="120" w:line="276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  <w:sz w:val="22"/>
                <w:szCs w:val="22"/>
              </w:rPr>
            </w:pPr>
            <w:r w:rsidRPr="00B0554E">
              <w:rPr>
                <w:rFonts w:ascii="Cambria" w:eastAsia="Cambria" w:hAnsi="Cambria" w:cs="Cambria"/>
                <w:b/>
                <w:color w:val="000000" w:themeColor="text1"/>
                <w:sz w:val="22"/>
                <w:szCs w:val="22"/>
              </w:rPr>
              <w:t>GIÁM ĐỐC CÔNG NGHỆ THÔNG TIN</w:t>
            </w:r>
          </w:p>
          <w:p w14:paraId="027CEB5D" w14:textId="77777777" w:rsidR="00AC611E" w:rsidRDefault="00AC611E" w:rsidP="00AC611E">
            <w:pPr>
              <w:widowControl/>
              <w:spacing w:before="0" w:after="120" w:line="276" w:lineRule="auto"/>
              <w:jc w:val="left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E6056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br/>
            </w:r>
          </w:p>
          <w:p w14:paraId="0D5DF993" w14:textId="77777777" w:rsidR="00AC611E" w:rsidRPr="004B34F5" w:rsidRDefault="00AC611E" w:rsidP="00AC611E">
            <w:pPr>
              <w:widowControl/>
              <w:spacing w:before="0" w:after="120" w:line="276" w:lineRule="auto"/>
              <w:jc w:val="left"/>
              <w:rPr>
                <w:rFonts w:ascii="Cambria" w:eastAsia="Cambria" w:hAnsi="Cambria" w:cs="Cambria"/>
                <w:color w:val="000000" w:themeColor="text1"/>
                <w:sz w:val="6"/>
                <w:szCs w:val="6"/>
              </w:rPr>
            </w:pPr>
          </w:p>
          <w:p w14:paraId="693C2503" w14:textId="77777777" w:rsidR="00AC611E" w:rsidRPr="004B34F5" w:rsidRDefault="00AC611E" w:rsidP="00AC611E">
            <w:pPr>
              <w:widowControl/>
              <w:spacing w:before="0" w:after="120" w:line="276" w:lineRule="auto"/>
              <w:jc w:val="left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</w:p>
          <w:p w14:paraId="31B36129" w14:textId="0CB43A6C" w:rsidR="00C50178" w:rsidRPr="00E60563" w:rsidRDefault="00B0554E" w:rsidP="00AC611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 w:rsidRPr="00B0554E">
              <w:rPr>
                <w:rFonts w:ascii="Cambria" w:eastAsia="Cambria" w:hAnsi="Cambria" w:cs="Cambria"/>
                <w:b/>
                <w:color w:val="000000" w:themeColor="text1"/>
                <w:sz w:val="22"/>
                <w:szCs w:val="22"/>
              </w:rPr>
              <w:t>PHẠM DUY HIỆP</w:t>
            </w:r>
          </w:p>
        </w:tc>
      </w:tr>
    </w:tbl>
    <w:p w14:paraId="1EC2AC3A" w14:textId="2D55DD8D" w:rsidR="00C45034" w:rsidRPr="00E60563" w:rsidRDefault="00C45034" w:rsidP="007C01DA">
      <w:pPr>
        <w:spacing w:before="0" w:after="60" w:line="324" w:lineRule="auto"/>
        <w:rPr>
          <w:color w:val="000000" w:themeColor="text1"/>
        </w:rPr>
      </w:pPr>
    </w:p>
    <w:sectPr w:rsidR="00C45034" w:rsidRPr="00E60563" w:rsidSect="007C01DA">
      <w:footerReference w:type="default" r:id="rId11"/>
      <w:footerReference w:type="first" r:id="rId12"/>
      <w:pgSz w:w="11909" w:h="16834"/>
      <w:pgMar w:top="709" w:right="1199" w:bottom="1276" w:left="1530" w:header="0" w:footer="722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57" w:author="Legal HCM" w:date="2021-12-10T10:12:00Z" w:initials="CN">
    <w:p w14:paraId="31DBCB51" w14:textId="08B90C84" w:rsidR="00EE6652" w:rsidRPr="00EE6652" w:rsidRDefault="00EE6652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>
        <w:rPr>
          <w:rFonts w:ascii="Arial" w:hAnsi="Arial" w:cs="Arial"/>
        </w:rPr>
        <w:t>Nếu ko có nội dung này =&gt; Xóa bỏ</w:t>
      </w:r>
    </w:p>
  </w:comment>
  <w:comment w:id="92" w:author="Legal HCM" w:date="2022-06-20T17:59:00Z" w:initials="CN">
    <w:p w14:paraId="515519C7" w14:textId="7F3016B6" w:rsidR="004748FA" w:rsidRPr="004748FA" w:rsidRDefault="004748FA">
      <w:pPr>
        <w:pStyle w:val="CommentText"/>
        <w:rPr>
          <w:rFonts w:ascii="Arial" w:hAnsi="Arial" w:cs="Arial"/>
        </w:rPr>
      </w:pPr>
      <w:r w:rsidRPr="004748FA">
        <w:rPr>
          <w:rStyle w:val="CommentReference"/>
          <w:rFonts w:ascii="Arial" w:hAnsi="Arial" w:cs="Arial"/>
        </w:rPr>
        <w:annotationRef/>
      </w:r>
      <w:r w:rsidRPr="004748FA">
        <w:rPr>
          <w:rFonts w:ascii="Arial" w:hAnsi="Arial" w:cs="Arial"/>
        </w:rPr>
        <w:t>Nếu KH yêu cầu xuất hóa đơn trước =&gt; Xóa bỏ</w:t>
      </w:r>
    </w:p>
  </w:comment>
  <w:comment w:id="94" w:author="Legal HCM" w:date="2022-04-21T11:17:00Z" w:initials="CN">
    <w:p w14:paraId="622D2034" w14:textId="6D0DD105" w:rsidR="001A04E9" w:rsidRPr="001A04E9" w:rsidRDefault="001A04E9">
      <w:pPr>
        <w:pStyle w:val="CommentText"/>
        <w:rPr>
          <w:rFonts w:ascii="Arial" w:hAnsi="Arial" w:cs="Arial"/>
        </w:rPr>
      </w:pPr>
      <w:r w:rsidRPr="001A04E9">
        <w:rPr>
          <w:rStyle w:val="CommentReference"/>
          <w:rFonts w:ascii="Arial" w:hAnsi="Arial" w:cs="Arial"/>
        </w:rPr>
        <w:annotationRef/>
      </w:r>
      <w:r w:rsidRPr="001A04E9">
        <w:rPr>
          <w:rFonts w:ascii="Arial" w:hAnsi="Arial" w:cs="Arial"/>
        </w:rPr>
        <w:t>Nếu KH thanh toán 1 lần =&gt; Xóa bỏ</w:t>
      </w:r>
    </w:p>
  </w:comment>
  <w:comment w:id="112" w:author="Cuong@base.vn" w:date="2025-11-26T09:47:00Z" w:initials="WU">
    <w:p w14:paraId="60E477B4" w14:textId="52B81A77" w:rsidR="00771BFF" w:rsidRDefault="00771BFF">
      <w:pPr>
        <w:pStyle w:val="CommentText"/>
      </w:pPr>
      <w:r>
        <w:rPr>
          <w:rStyle w:val="CommentReference"/>
        </w:rPr>
        <w:annotationRef/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Nếu KH có yêu cầu xuất hóa đơn trước cần bỏ câu </w:t>
      </w:r>
      <w:proofErr w:type="gram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“ Bên</w:t>
      </w:r>
      <w:proofErr w:type="gram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B mở hệ thống cho Bên A trong vòng 01 (một) ngày làm việc kể từ thời điểm nhận được thanh toán từ Bên A “ vì sẽ cần 2 bên ký BBNT thiết lập/nâng cấp/gia hạn hệ thống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1DBCB51" w15:done="0"/>
  <w15:commentEx w15:paraId="515519C7" w15:done="0"/>
  <w15:commentEx w15:paraId="622D2034" w15:done="0"/>
  <w15:commentEx w15:paraId="60E477B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95B62AE" w16cex:dateUtc="2024-01-24T03:19:00Z"/>
  <w16cex:commentExtensible w16cex:durableId="255DA674" w16cex:dateUtc="2021-12-10T03:12:00Z"/>
  <w16cex:commentExtensible w16cex:durableId="2CD14B23" w16cex:dateUtc="2025-11-26T02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1DBCB51" w16cid:durableId="255DA674"/>
  <w16cid:commentId w16cid:paraId="515519C7" w16cid:durableId="265B33F8"/>
  <w16cid:commentId w16cid:paraId="622D2034" w16cid:durableId="260BBBE7"/>
  <w16cid:commentId w16cid:paraId="60E477B4" w16cid:durableId="2CD14B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150612" w14:textId="77777777" w:rsidR="001C0913" w:rsidRDefault="001C0913">
      <w:pPr>
        <w:spacing w:before="0"/>
      </w:pPr>
      <w:r>
        <w:separator/>
      </w:r>
    </w:p>
  </w:endnote>
  <w:endnote w:type="continuationSeparator" w:id="0">
    <w:p w14:paraId="35175CD1" w14:textId="77777777" w:rsidR="001C0913" w:rsidRDefault="001C091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Arial">
    <w:altName w:val="SimSun"/>
    <w:charset w:val="00"/>
    <w:family w:val="swiss"/>
    <w:pitch w:val="variable"/>
    <w:sig w:usb0="00000007" w:usb1="00000000" w:usb2="00000000" w:usb3="00000000" w:csb0="00000013" w:csb1="00000000"/>
  </w:font>
  <w:font w:name=".VnArialH">
    <w:altName w:val="Calibri"/>
    <w:charset w:val="00"/>
    <w:family w:val="swiss"/>
    <w:pitch w:val="default"/>
    <w:sig w:usb0="00000000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ambria" w:hAnsi="Cambria"/>
      </w:rPr>
      <w:id w:val="13030341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DA2679" w14:textId="25AF2C63" w:rsidR="00874F44" w:rsidRPr="000B0CAC" w:rsidRDefault="00874F44" w:rsidP="000B0CAC">
        <w:pPr>
          <w:pStyle w:val="Footer"/>
          <w:jc w:val="right"/>
          <w:rPr>
            <w:rFonts w:ascii="Cambria" w:hAnsi="Cambria"/>
          </w:rPr>
        </w:pPr>
        <w:r w:rsidRPr="000B0CAC">
          <w:rPr>
            <w:rFonts w:ascii="Cambria" w:hAnsi="Cambria"/>
          </w:rPr>
          <w:fldChar w:fldCharType="begin"/>
        </w:r>
        <w:r w:rsidRPr="000B0CAC">
          <w:rPr>
            <w:rFonts w:ascii="Cambria" w:hAnsi="Cambria"/>
          </w:rPr>
          <w:instrText xml:space="preserve"> PAGE   \* MERGEFORMAT </w:instrText>
        </w:r>
        <w:r w:rsidRPr="000B0CAC">
          <w:rPr>
            <w:rFonts w:ascii="Cambria" w:hAnsi="Cambria"/>
          </w:rPr>
          <w:fldChar w:fldCharType="separate"/>
        </w:r>
        <w:r>
          <w:rPr>
            <w:rFonts w:ascii="Cambria" w:hAnsi="Cambria"/>
            <w:noProof/>
          </w:rPr>
          <w:t>14</w:t>
        </w:r>
        <w:r w:rsidRPr="000B0CAC">
          <w:rPr>
            <w:rFonts w:ascii="Cambria" w:hAnsi="Cambria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44198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C24BC1" w14:textId="2254F218" w:rsidR="00874F44" w:rsidRPr="000B0CAC" w:rsidRDefault="00874F44" w:rsidP="000B0C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248F04" w14:textId="77777777" w:rsidR="001C0913" w:rsidRDefault="001C0913">
      <w:pPr>
        <w:spacing w:before="0"/>
      </w:pPr>
      <w:r>
        <w:separator/>
      </w:r>
    </w:p>
  </w:footnote>
  <w:footnote w:type="continuationSeparator" w:id="0">
    <w:p w14:paraId="09B90F6A" w14:textId="77777777" w:rsidR="001C0913" w:rsidRDefault="001C0913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C2738"/>
    <w:multiLevelType w:val="multilevel"/>
    <w:tmpl w:val="72602B3E"/>
    <w:lvl w:ilvl="0">
      <w:start w:val="1"/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751300"/>
    <w:multiLevelType w:val="hybridMultilevel"/>
    <w:tmpl w:val="4E822A62"/>
    <w:lvl w:ilvl="0" w:tplc="7E224498">
      <w:start w:val="1"/>
      <w:numFmt w:val="decimal"/>
      <w:lvlText w:val="10.%1."/>
      <w:lvlJc w:val="left"/>
      <w:pPr>
        <w:ind w:left="720" w:hanging="360"/>
      </w:pPr>
      <w:rPr>
        <w:rFonts w:ascii="Cambria" w:hAnsi="Cambria" w:hint="default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90419"/>
    <w:multiLevelType w:val="multilevel"/>
    <w:tmpl w:val="85EC53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81427CD"/>
    <w:multiLevelType w:val="hybridMultilevel"/>
    <w:tmpl w:val="AD24C04A"/>
    <w:lvl w:ilvl="0" w:tplc="5B9A982C">
      <w:start w:val="1"/>
      <w:numFmt w:val="lowerRoman"/>
      <w:lvlText w:val="(%1)"/>
      <w:lvlJc w:val="left"/>
      <w:pPr>
        <w:ind w:left="1800" w:hanging="72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A077BE"/>
    <w:multiLevelType w:val="hybridMultilevel"/>
    <w:tmpl w:val="11B83F2A"/>
    <w:lvl w:ilvl="0" w:tplc="98F6843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0412A"/>
    <w:multiLevelType w:val="hybridMultilevel"/>
    <w:tmpl w:val="FDF44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2729C"/>
    <w:multiLevelType w:val="hybridMultilevel"/>
    <w:tmpl w:val="2A28BD9A"/>
    <w:lvl w:ilvl="0" w:tplc="A9080DF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A8183D"/>
    <w:multiLevelType w:val="hybridMultilevel"/>
    <w:tmpl w:val="362A3FDE"/>
    <w:lvl w:ilvl="0" w:tplc="ED7682A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34262B"/>
    <w:multiLevelType w:val="multilevel"/>
    <w:tmpl w:val="CEB697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9" w15:restartNumberingAfterBreak="0">
    <w:nsid w:val="0E3F3F6A"/>
    <w:multiLevelType w:val="multilevel"/>
    <w:tmpl w:val="27BA583E"/>
    <w:lvl w:ilvl="0">
      <w:start w:val="10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ascii="Cambria" w:hAnsi="Cambria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EC7093F"/>
    <w:multiLevelType w:val="multilevel"/>
    <w:tmpl w:val="C3ECCA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1" w15:restartNumberingAfterBreak="0">
    <w:nsid w:val="0FEC020C"/>
    <w:multiLevelType w:val="multilevel"/>
    <w:tmpl w:val="552AC27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12020D45"/>
    <w:multiLevelType w:val="multilevel"/>
    <w:tmpl w:val="9ACC081C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3" w15:restartNumberingAfterBreak="0">
    <w:nsid w:val="1D2844F2"/>
    <w:multiLevelType w:val="hybridMultilevel"/>
    <w:tmpl w:val="C8784802"/>
    <w:lvl w:ilvl="0" w:tplc="BC34C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BA2388"/>
    <w:multiLevelType w:val="multilevel"/>
    <w:tmpl w:val="AE66ECB2"/>
    <w:lvl w:ilvl="0">
      <w:start w:val="1"/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EA855D3"/>
    <w:multiLevelType w:val="multilevel"/>
    <w:tmpl w:val="9A100686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16" w15:restartNumberingAfterBreak="0">
    <w:nsid w:val="20E05D48"/>
    <w:multiLevelType w:val="multilevel"/>
    <w:tmpl w:val="B4D2785C"/>
    <w:lvl w:ilvl="0">
      <w:start w:val="1"/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1061C99"/>
    <w:multiLevelType w:val="multilevel"/>
    <w:tmpl w:val="523C4512"/>
    <w:lvl w:ilvl="0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234E1CD9"/>
    <w:multiLevelType w:val="multilevel"/>
    <w:tmpl w:val="A98AAE8C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19" w15:restartNumberingAfterBreak="0">
    <w:nsid w:val="245E5F06"/>
    <w:multiLevelType w:val="hybridMultilevel"/>
    <w:tmpl w:val="2A52125E"/>
    <w:lvl w:ilvl="0" w:tplc="A1B05C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872067"/>
    <w:multiLevelType w:val="hybridMultilevel"/>
    <w:tmpl w:val="964C6EA0"/>
    <w:lvl w:ilvl="0" w:tplc="6FEC0DBE">
      <w:start w:val="1"/>
      <w:numFmt w:val="lowerRoman"/>
      <w:lvlText w:val="(%1)"/>
      <w:lvlJc w:val="left"/>
      <w:pPr>
        <w:ind w:left="720" w:hanging="360"/>
      </w:pPr>
      <w:rPr>
        <w:rFonts w:ascii="Cambria" w:eastAsia="Cambria" w:hAnsi="Cambria" w:cs="Cambr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A82060"/>
    <w:multiLevelType w:val="hybridMultilevel"/>
    <w:tmpl w:val="C48E393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BA2196C"/>
    <w:multiLevelType w:val="multilevel"/>
    <w:tmpl w:val="D86AF6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2BF46D04"/>
    <w:multiLevelType w:val="hybridMultilevel"/>
    <w:tmpl w:val="DFFEC546"/>
    <w:lvl w:ilvl="0" w:tplc="042A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24" w15:restartNumberingAfterBreak="0">
    <w:nsid w:val="2F615B6A"/>
    <w:multiLevelType w:val="multilevel"/>
    <w:tmpl w:val="97DAEC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02D6573"/>
    <w:multiLevelType w:val="hybridMultilevel"/>
    <w:tmpl w:val="D8F4A0C4"/>
    <w:lvl w:ilvl="0" w:tplc="E2B8691A">
      <w:start w:val="10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A9080DFA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D45F92"/>
    <w:multiLevelType w:val="multilevel"/>
    <w:tmpl w:val="832243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2510114"/>
    <w:multiLevelType w:val="hybridMultilevel"/>
    <w:tmpl w:val="AD24C04A"/>
    <w:lvl w:ilvl="0" w:tplc="5B9A982C">
      <w:start w:val="1"/>
      <w:numFmt w:val="lowerRoman"/>
      <w:lvlText w:val="(%1)"/>
      <w:lvlJc w:val="left"/>
      <w:pPr>
        <w:ind w:left="1800" w:hanging="72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2617AE7"/>
    <w:multiLevelType w:val="multilevel"/>
    <w:tmpl w:val="BEB6E2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33D40BD5"/>
    <w:multiLevelType w:val="hybridMultilevel"/>
    <w:tmpl w:val="5EAA2ED2"/>
    <w:lvl w:ilvl="0" w:tplc="94808EA2">
      <w:start w:val="10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015AC5"/>
    <w:multiLevelType w:val="hybridMultilevel"/>
    <w:tmpl w:val="22F466E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14328D"/>
    <w:multiLevelType w:val="hybridMultilevel"/>
    <w:tmpl w:val="033ED102"/>
    <w:lvl w:ilvl="0" w:tplc="98F6843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9B0B36"/>
    <w:multiLevelType w:val="multilevel"/>
    <w:tmpl w:val="9B104F2A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3" w15:restartNumberingAfterBreak="0">
    <w:nsid w:val="38793432"/>
    <w:multiLevelType w:val="hybridMultilevel"/>
    <w:tmpl w:val="575238EC"/>
    <w:lvl w:ilvl="0" w:tplc="E0FA95EC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22652C"/>
    <w:multiLevelType w:val="multilevel"/>
    <w:tmpl w:val="2B2C7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3B796418"/>
    <w:multiLevelType w:val="multilevel"/>
    <w:tmpl w:val="8054815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3CEB47DD"/>
    <w:multiLevelType w:val="hybridMultilevel"/>
    <w:tmpl w:val="088E7E52"/>
    <w:lvl w:ilvl="0" w:tplc="BC20A2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E7F5E20"/>
    <w:multiLevelType w:val="hybridMultilevel"/>
    <w:tmpl w:val="7CD8FB90"/>
    <w:lvl w:ilvl="0" w:tplc="365CEB38">
      <w:start w:val="10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B725DD"/>
    <w:multiLevelType w:val="hybridMultilevel"/>
    <w:tmpl w:val="BD5296A4"/>
    <w:lvl w:ilvl="0" w:tplc="A9080DF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A9080DFA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0D1E83"/>
    <w:multiLevelType w:val="multilevel"/>
    <w:tmpl w:val="D50CD584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 w:hint="default"/>
      </w:rPr>
    </w:lvl>
  </w:abstractNum>
  <w:abstractNum w:abstractNumId="40" w15:restartNumberingAfterBreak="0">
    <w:nsid w:val="41174AA8"/>
    <w:multiLevelType w:val="multilevel"/>
    <w:tmpl w:val="BDEEF634"/>
    <w:lvl w:ilvl="0">
      <w:start w:val="1"/>
      <w:numFmt w:val="decimal"/>
      <w:lvlText w:val="8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561DA4"/>
    <w:multiLevelType w:val="multilevel"/>
    <w:tmpl w:val="E1A0720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42AF056C"/>
    <w:multiLevelType w:val="hybridMultilevel"/>
    <w:tmpl w:val="815E6FAA"/>
    <w:lvl w:ilvl="0" w:tplc="98F6843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6074986"/>
    <w:multiLevelType w:val="multilevel"/>
    <w:tmpl w:val="460749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EF6DA3"/>
    <w:multiLevelType w:val="multilevel"/>
    <w:tmpl w:val="B31CCE4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5" w15:restartNumberingAfterBreak="0">
    <w:nsid w:val="483309C8"/>
    <w:multiLevelType w:val="multilevel"/>
    <w:tmpl w:val="9D180D1E"/>
    <w:lvl w:ilvl="0">
      <w:start w:val="1"/>
      <w:numFmt w:val="lowerRoman"/>
      <w:lvlText w:val="(%1)"/>
      <w:lvlJc w:val="left"/>
      <w:pPr>
        <w:ind w:left="2154" w:hanging="720"/>
      </w:pPr>
    </w:lvl>
    <w:lvl w:ilvl="1">
      <w:start w:val="1"/>
      <w:numFmt w:val="lowerLetter"/>
      <w:lvlText w:val="%2."/>
      <w:lvlJc w:val="left"/>
      <w:pPr>
        <w:ind w:left="2514" w:hanging="360"/>
      </w:pPr>
    </w:lvl>
    <w:lvl w:ilvl="2">
      <w:start w:val="1"/>
      <w:numFmt w:val="lowerRoman"/>
      <w:lvlText w:val="%3."/>
      <w:lvlJc w:val="right"/>
      <w:pPr>
        <w:ind w:left="3234" w:hanging="180"/>
      </w:pPr>
    </w:lvl>
    <w:lvl w:ilvl="3">
      <w:start w:val="1"/>
      <w:numFmt w:val="decimal"/>
      <w:lvlText w:val="%4."/>
      <w:lvlJc w:val="left"/>
      <w:pPr>
        <w:ind w:left="3954" w:hanging="360"/>
      </w:pPr>
    </w:lvl>
    <w:lvl w:ilvl="4">
      <w:start w:val="1"/>
      <w:numFmt w:val="lowerLetter"/>
      <w:lvlText w:val="%5."/>
      <w:lvlJc w:val="left"/>
      <w:pPr>
        <w:ind w:left="4674" w:hanging="360"/>
      </w:pPr>
    </w:lvl>
    <w:lvl w:ilvl="5">
      <w:start w:val="1"/>
      <w:numFmt w:val="lowerRoman"/>
      <w:lvlText w:val="%6."/>
      <w:lvlJc w:val="right"/>
      <w:pPr>
        <w:ind w:left="5394" w:hanging="180"/>
      </w:pPr>
    </w:lvl>
    <w:lvl w:ilvl="6">
      <w:start w:val="1"/>
      <w:numFmt w:val="decimal"/>
      <w:lvlText w:val="%7."/>
      <w:lvlJc w:val="left"/>
      <w:pPr>
        <w:ind w:left="6114" w:hanging="360"/>
      </w:pPr>
    </w:lvl>
    <w:lvl w:ilvl="7">
      <w:start w:val="1"/>
      <w:numFmt w:val="lowerLetter"/>
      <w:lvlText w:val="%8."/>
      <w:lvlJc w:val="left"/>
      <w:pPr>
        <w:ind w:left="6834" w:hanging="360"/>
      </w:pPr>
    </w:lvl>
    <w:lvl w:ilvl="8">
      <w:start w:val="1"/>
      <w:numFmt w:val="lowerRoman"/>
      <w:lvlText w:val="%9."/>
      <w:lvlJc w:val="right"/>
      <w:pPr>
        <w:ind w:left="7554" w:hanging="180"/>
      </w:pPr>
    </w:lvl>
  </w:abstractNum>
  <w:abstractNum w:abstractNumId="46" w15:restartNumberingAfterBreak="0">
    <w:nsid w:val="4A2A63E7"/>
    <w:multiLevelType w:val="hybridMultilevel"/>
    <w:tmpl w:val="E5127E4A"/>
    <w:lvl w:ilvl="0" w:tplc="48E62082">
      <w:start w:val="1"/>
      <w:numFmt w:val="decimal"/>
      <w:lvlText w:val="13.%1."/>
      <w:lvlJc w:val="left"/>
      <w:pPr>
        <w:ind w:left="720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9F7FE3"/>
    <w:multiLevelType w:val="multilevel"/>
    <w:tmpl w:val="5A0E47E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8" w15:restartNumberingAfterBreak="0">
    <w:nsid w:val="4E0561C5"/>
    <w:multiLevelType w:val="multilevel"/>
    <w:tmpl w:val="FEA837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9" w15:restartNumberingAfterBreak="0">
    <w:nsid w:val="4EA56616"/>
    <w:multiLevelType w:val="multilevel"/>
    <w:tmpl w:val="67106C1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0" w15:restartNumberingAfterBreak="0">
    <w:nsid w:val="4F681985"/>
    <w:multiLevelType w:val="multilevel"/>
    <w:tmpl w:val="83F85B5C"/>
    <w:lvl w:ilvl="0">
      <w:start w:val="1"/>
      <w:numFmt w:val="bullet"/>
      <w:lvlText w:val="-"/>
      <w:lvlJc w:val="left"/>
      <w:pPr>
        <w:ind w:left="64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68" w:hanging="359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088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08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528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248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968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688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08" w:hanging="360"/>
      </w:pPr>
      <w:rPr>
        <w:rFonts w:ascii="Arial" w:eastAsia="Arial" w:hAnsi="Arial" w:cs="Arial"/>
      </w:rPr>
    </w:lvl>
  </w:abstractNum>
  <w:abstractNum w:abstractNumId="51" w15:restartNumberingAfterBreak="0">
    <w:nsid w:val="5142052E"/>
    <w:multiLevelType w:val="hybridMultilevel"/>
    <w:tmpl w:val="D280EF32"/>
    <w:lvl w:ilvl="0" w:tplc="670493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1E86500"/>
    <w:multiLevelType w:val="hybridMultilevel"/>
    <w:tmpl w:val="D280EF32"/>
    <w:lvl w:ilvl="0" w:tplc="670493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BC263B"/>
    <w:multiLevelType w:val="hybridMultilevel"/>
    <w:tmpl w:val="C70CC614"/>
    <w:lvl w:ilvl="0" w:tplc="042A0001">
      <w:start w:val="1"/>
      <w:numFmt w:val="bullet"/>
      <w:lvlText w:val=""/>
      <w:lvlJc w:val="left"/>
      <w:pPr>
        <w:ind w:left="2028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54" w15:restartNumberingAfterBreak="0">
    <w:nsid w:val="551F5BAA"/>
    <w:multiLevelType w:val="hybridMultilevel"/>
    <w:tmpl w:val="1430D4DE"/>
    <w:lvl w:ilvl="0" w:tplc="E59083F6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20" w:hanging="360"/>
      </w:pPr>
    </w:lvl>
    <w:lvl w:ilvl="2" w:tplc="042A001B" w:tentative="1">
      <w:start w:val="1"/>
      <w:numFmt w:val="lowerRoman"/>
      <w:lvlText w:val="%3."/>
      <w:lvlJc w:val="right"/>
      <w:pPr>
        <w:ind w:left="2340" w:hanging="180"/>
      </w:pPr>
    </w:lvl>
    <w:lvl w:ilvl="3" w:tplc="042A000F" w:tentative="1">
      <w:start w:val="1"/>
      <w:numFmt w:val="decimal"/>
      <w:lvlText w:val="%4."/>
      <w:lvlJc w:val="left"/>
      <w:pPr>
        <w:ind w:left="3060" w:hanging="360"/>
      </w:pPr>
    </w:lvl>
    <w:lvl w:ilvl="4" w:tplc="042A0019" w:tentative="1">
      <w:start w:val="1"/>
      <w:numFmt w:val="lowerLetter"/>
      <w:lvlText w:val="%5."/>
      <w:lvlJc w:val="left"/>
      <w:pPr>
        <w:ind w:left="3780" w:hanging="360"/>
      </w:pPr>
    </w:lvl>
    <w:lvl w:ilvl="5" w:tplc="042A001B" w:tentative="1">
      <w:start w:val="1"/>
      <w:numFmt w:val="lowerRoman"/>
      <w:lvlText w:val="%6."/>
      <w:lvlJc w:val="right"/>
      <w:pPr>
        <w:ind w:left="4500" w:hanging="180"/>
      </w:pPr>
    </w:lvl>
    <w:lvl w:ilvl="6" w:tplc="042A000F" w:tentative="1">
      <w:start w:val="1"/>
      <w:numFmt w:val="decimal"/>
      <w:lvlText w:val="%7."/>
      <w:lvlJc w:val="left"/>
      <w:pPr>
        <w:ind w:left="5220" w:hanging="360"/>
      </w:pPr>
    </w:lvl>
    <w:lvl w:ilvl="7" w:tplc="042A0019" w:tentative="1">
      <w:start w:val="1"/>
      <w:numFmt w:val="lowerLetter"/>
      <w:lvlText w:val="%8."/>
      <w:lvlJc w:val="left"/>
      <w:pPr>
        <w:ind w:left="5940" w:hanging="360"/>
      </w:pPr>
    </w:lvl>
    <w:lvl w:ilvl="8" w:tplc="042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5" w15:restartNumberingAfterBreak="0">
    <w:nsid w:val="57F05FE9"/>
    <w:multiLevelType w:val="multilevel"/>
    <w:tmpl w:val="7276B412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56" w15:restartNumberingAfterBreak="0">
    <w:nsid w:val="59805F52"/>
    <w:multiLevelType w:val="hybridMultilevel"/>
    <w:tmpl w:val="964C6EA0"/>
    <w:lvl w:ilvl="0" w:tplc="6FEC0DBE">
      <w:start w:val="1"/>
      <w:numFmt w:val="lowerRoman"/>
      <w:lvlText w:val="(%1)"/>
      <w:lvlJc w:val="left"/>
      <w:pPr>
        <w:ind w:left="720" w:hanging="360"/>
      </w:pPr>
      <w:rPr>
        <w:rFonts w:ascii="Cambria" w:eastAsia="Cambria" w:hAnsi="Cambria" w:cs="Cambr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FF0557"/>
    <w:multiLevelType w:val="multilevel"/>
    <w:tmpl w:val="244CC604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58" w15:restartNumberingAfterBreak="0">
    <w:nsid w:val="5CD36362"/>
    <w:multiLevelType w:val="multilevel"/>
    <w:tmpl w:val="94B09D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9" w15:restartNumberingAfterBreak="0">
    <w:nsid w:val="5F86734C"/>
    <w:multiLevelType w:val="hybridMultilevel"/>
    <w:tmpl w:val="ECF27E2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 w15:restartNumberingAfterBreak="0">
    <w:nsid w:val="602E1898"/>
    <w:multiLevelType w:val="multilevel"/>
    <w:tmpl w:val="4F7CCA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61" w15:restartNumberingAfterBreak="0">
    <w:nsid w:val="60881DCC"/>
    <w:multiLevelType w:val="hybridMultilevel"/>
    <w:tmpl w:val="B2CCCB8C"/>
    <w:lvl w:ilvl="0" w:tplc="87404260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1CB0580"/>
    <w:multiLevelType w:val="multilevel"/>
    <w:tmpl w:val="474EE8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63755AD1"/>
    <w:multiLevelType w:val="multilevel"/>
    <w:tmpl w:val="AF282E9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4" w15:restartNumberingAfterBreak="0">
    <w:nsid w:val="661629EE"/>
    <w:multiLevelType w:val="multilevel"/>
    <w:tmpl w:val="6F081DFC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6641267A"/>
    <w:multiLevelType w:val="hybridMultilevel"/>
    <w:tmpl w:val="7B2A6B60"/>
    <w:lvl w:ilvl="0" w:tplc="BC34C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9B8740C"/>
    <w:multiLevelType w:val="hybridMultilevel"/>
    <w:tmpl w:val="4A9CD136"/>
    <w:lvl w:ilvl="0" w:tplc="84B457C6">
      <w:start w:val="1"/>
      <w:numFmt w:val="decimal"/>
      <w:lvlText w:val="13.%1.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C3F03C1"/>
    <w:multiLevelType w:val="hybridMultilevel"/>
    <w:tmpl w:val="89F27E62"/>
    <w:lvl w:ilvl="0" w:tplc="042A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EB73F30"/>
    <w:multiLevelType w:val="multilevel"/>
    <w:tmpl w:val="9FCE118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9" w15:restartNumberingAfterBreak="0">
    <w:nsid w:val="74A51FD2"/>
    <w:multiLevelType w:val="hybridMultilevel"/>
    <w:tmpl w:val="CC28CE32"/>
    <w:lvl w:ilvl="0" w:tplc="0409000F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50B00B5"/>
    <w:multiLevelType w:val="hybridMultilevel"/>
    <w:tmpl w:val="5010DC98"/>
    <w:lvl w:ilvl="0" w:tplc="A6C2EA32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54F19D4"/>
    <w:multiLevelType w:val="hybridMultilevel"/>
    <w:tmpl w:val="32D6BE30"/>
    <w:lvl w:ilvl="0" w:tplc="A5F676B2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FA5BC7"/>
    <w:multiLevelType w:val="multilevel"/>
    <w:tmpl w:val="322AFF3E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73" w15:restartNumberingAfterBreak="0">
    <w:nsid w:val="79DB0D45"/>
    <w:multiLevelType w:val="multilevel"/>
    <w:tmpl w:val="9D180D1E"/>
    <w:lvl w:ilvl="0">
      <w:start w:val="1"/>
      <w:numFmt w:val="lowerRoman"/>
      <w:lvlText w:val="(%1)"/>
      <w:lvlJc w:val="left"/>
      <w:pPr>
        <w:ind w:left="2154" w:hanging="720"/>
      </w:pPr>
    </w:lvl>
    <w:lvl w:ilvl="1">
      <w:start w:val="1"/>
      <w:numFmt w:val="lowerLetter"/>
      <w:lvlText w:val="%2."/>
      <w:lvlJc w:val="left"/>
      <w:pPr>
        <w:ind w:left="2514" w:hanging="360"/>
      </w:pPr>
    </w:lvl>
    <w:lvl w:ilvl="2">
      <w:start w:val="1"/>
      <w:numFmt w:val="lowerRoman"/>
      <w:lvlText w:val="%3."/>
      <w:lvlJc w:val="right"/>
      <w:pPr>
        <w:ind w:left="3234" w:hanging="180"/>
      </w:pPr>
    </w:lvl>
    <w:lvl w:ilvl="3">
      <w:start w:val="1"/>
      <w:numFmt w:val="decimal"/>
      <w:lvlText w:val="%4."/>
      <w:lvlJc w:val="left"/>
      <w:pPr>
        <w:ind w:left="3954" w:hanging="360"/>
      </w:pPr>
    </w:lvl>
    <w:lvl w:ilvl="4">
      <w:start w:val="1"/>
      <w:numFmt w:val="lowerLetter"/>
      <w:lvlText w:val="%5."/>
      <w:lvlJc w:val="left"/>
      <w:pPr>
        <w:ind w:left="4674" w:hanging="360"/>
      </w:pPr>
    </w:lvl>
    <w:lvl w:ilvl="5">
      <w:start w:val="1"/>
      <w:numFmt w:val="lowerRoman"/>
      <w:lvlText w:val="%6."/>
      <w:lvlJc w:val="right"/>
      <w:pPr>
        <w:ind w:left="5394" w:hanging="180"/>
      </w:pPr>
    </w:lvl>
    <w:lvl w:ilvl="6">
      <w:start w:val="1"/>
      <w:numFmt w:val="decimal"/>
      <w:lvlText w:val="%7."/>
      <w:lvlJc w:val="left"/>
      <w:pPr>
        <w:ind w:left="6114" w:hanging="360"/>
      </w:pPr>
    </w:lvl>
    <w:lvl w:ilvl="7">
      <w:start w:val="1"/>
      <w:numFmt w:val="lowerLetter"/>
      <w:lvlText w:val="%8."/>
      <w:lvlJc w:val="left"/>
      <w:pPr>
        <w:ind w:left="6834" w:hanging="360"/>
      </w:pPr>
    </w:lvl>
    <w:lvl w:ilvl="8">
      <w:start w:val="1"/>
      <w:numFmt w:val="lowerRoman"/>
      <w:lvlText w:val="%9."/>
      <w:lvlJc w:val="right"/>
      <w:pPr>
        <w:ind w:left="7554" w:hanging="180"/>
      </w:pPr>
    </w:lvl>
  </w:abstractNum>
  <w:abstractNum w:abstractNumId="74" w15:restartNumberingAfterBreak="0">
    <w:nsid w:val="7ACB1CC1"/>
    <w:multiLevelType w:val="hybridMultilevel"/>
    <w:tmpl w:val="D72E843E"/>
    <w:lvl w:ilvl="0" w:tplc="E4FC44C2">
      <w:start w:val="1"/>
      <w:numFmt w:val="decimal"/>
      <w:lvlText w:val="ĐIỀU %1."/>
      <w:lvlJc w:val="left"/>
      <w:pPr>
        <w:ind w:left="62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BD734DD"/>
    <w:multiLevelType w:val="hybridMultilevel"/>
    <w:tmpl w:val="0E8A0D46"/>
    <w:lvl w:ilvl="0" w:tplc="AD702696">
      <w:start w:val="1"/>
      <w:numFmt w:val="decimal"/>
      <w:lvlText w:val="%1."/>
      <w:lvlJc w:val="left"/>
      <w:pPr>
        <w:ind w:left="94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76" w15:restartNumberingAfterBreak="0">
    <w:nsid w:val="7DC54479"/>
    <w:multiLevelType w:val="hybridMultilevel"/>
    <w:tmpl w:val="2B4A43B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7" w15:restartNumberingAfterBreak="0">
    <w:nsid w:val="7E0B3DCA"/>
    <w:multiLevelType w:val="hybridMultilevel"/>
    <w:tmpl w:val="D72E843E"/>
    <w:lvl w:ilvl="0" w:tplc="E4FC44C2">
      <w:start w:val="1"/>
      <w:numFmt w:val="decimal"/>
      <w:lvlText w:val="ĐIỀU %1."/>
      <w:lvlJc w:val="left"/>
      <w:pPr>
        <w:ind w:left="62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44"/>
  </w:num>
  <w:num w:numId="3">
    <w:abstractNumId w:val="12"/>
  </w:num>
  <w:num w:numId="4">
    <w:abstractNumId w:val="40"/>
  </w:num>
  <w:num w:numId="5">
    <w:abstractNumId w:val="60"/>
  </w:num>
  <w:num w:numId="6">
    <w:abstractNumId w:val="18"/>
  </w:num>
  <w:num w:numId="7">
    <w:abstractNumId w:val="64"/>
  </w:num>
  <w:num w:numId="8">
    <w:abstractNumId w:val="57"/>
  </w:num>
  <w:num w:numId="9">
    <w:abstractNumId w:val="11"/>
  </w:num>
  <w:num w:numId="10">
    <w:abstractNumId w:val="73"/>
  </w:num>
  <w:num w:numId="11">
    <w:abstractNumId w:val="50"/>
  </w:num>
  <w:num w:numId="12">
    <w:abstractNumId w:val="32"/>
  </w:num>
  <w:num w:numId="13">
    <w:abstractNumId w:val="34"/>
  </w:num>
  <w:num w:numId="14">
    <w:abstractNumId w:val="22"/>
  </w:num>
  <w:num w:numId="15">
    <w:abstractNumId w:val="48"/>
  </w:num>
  <w:num w:numId="16">
    <w:abstractNumId w:val="10"/>
  </w:num>
  <w:num w:numId="17">
    <w:abstractNumId w:val="8"/>
  </w:num>
  <w:num w:numId="18">
    <w:abstractNumId w:val="16"/>
  </w:num>
  <w:num w:numId="19">
    <w:abstractNumId w:val="0"/>
  </w:num>
  <w:num w:numId="20">
    <w:abstractNumId w:val="14"/>
  </w:num>
  <w:num w:numId="21">
    <w:abstractNumId w:val="72"/>
  </w:num>
  <w:num w:numId="22">
    <w:abstractNumId w:val="55"/>
  </w:num>
  <w:num w:numId="23">
    <w:abstractNumId w:val="62"/>
  </w:num>
  <w:num w:numId="24">
    <w:abstractNumId w:val="41"/>
  </w:num>
  <w:num w:numId="25">
    <w:abstractNumId w:val="26"/>
  </w:num>
  <w:num w:numId="26">
    <w:abstractNumId w:val="24"/>
  </w:num>
  <w:num w:numId="27">
    <w:abstractNumId w:val="63"/>
  </w:num>
  <w:num w:numId="28">
    <w:abstractNumId w:val="68"/>
  </w:num>
  <w:num w:numId="29">
    <w:abstractNumId w:val="49"/>
  </w:num>
  <w:num w:numId="30">
    <w:abstractNumId w:val="65"/>
  </w:num>
  <w:num w:numId="31">
    <w:abstractNumId w:val="5"/>
  </w:num>
  <w:num w:numId="32">
    <w:abstractNumId w:val="74"/>
  </w:num>
  <w:num w:numId="33">
    <w:abstractNumId w:val="43"/>
  </w:num>
  <w:num w:numId="34">
    <w:abstractNumId w:val="69"/>
  </w:num>
  <w:num w:numId="35">
    <w:abstractNumId w:val="70"/>
  </w:num>
  <w:num w:numId="36">
    <w:abstractNumId w:val="75"/>
  </w:num>
  <w:num w:numId="37">
    <w:abstractNumId w:val="77"/>
  </w:num>
  <w:num w:numId="38">
    <w:abstractNumId w:val="56"/>
  </w:num>
  <w:num w:numId="39">
    <w:abstractNumId w:val="3"/>
  </w:num>
  <w:num w:numId="40">
    <w:abstractNumId w:val="66"/>
  </w:num>
  <w:num w:numId="41">
    <w:abstractNumId w:val="61"/>
  </w:num>
  <w:num w:numId="42">
    <w:abstractNumId w:val="51"/>
  </w:num>
  <w:num w:numId="43">
    <w:abstractNumId w:val="38"/>
  </w:num>
  <w:num w:numId="44">
    <w:abstractNumId w:val="25"/>
  </w:num>
  <w:num w:numId="45">
    <w:abstractNumId w:val="37"/>
  </w:num>
  <w:num w:numId="46">
    <w:abstractNumId w:val="6"/>
  </w:num>
  <w:num w:numId="47">
    <w:abstractNumId w:val="29"/>
  </w:num>
  <w:num w:numId="48">
    <w:abstractNumId w:val="36"/>
  </w:num>
  <w:num w:numId="49">
    <w:abstractNumId w:val="21"/>
  </w:num>
  <w:num w:numId="50">
    <w:abstractNumId w:val="30"/>
  </w:num>
  <w:num w:numId="51">
    <w:abstractNumId w:val="54"/>
  </w:num>
  <w:num w:numId="52">
    <w:abstractNumId w:val="67"/>
  </w:num>
  <w:num w:numId="53">
    <w:abstractNumId w:val="53"/>
  </w:num>
  <w:num w:numId="54">
    <w:abstractNumId w:val="31"/>
  </w:num>
  <w:num w:numId="55">
    <w:abstractNumId w:val="42"/>
  </w:num>
  <w:num w:numId="56">
    <w:abstractNumId w:val="4"/>
  </w:num>
  <w:num w:numId="57">
    <w:abstractNumId w:val="33"/>
  </w:num>
  <w:num w:numId="58">
    <w:abstractNumId w:val="1"/>
  </w:num>
  <w:num w:numId="59">
    <w:abstractNumId w:val="28"/>
  </w:num>
  <w:num w:numId="60">
    <w:abstractNumId w:val="2"/>
  </w:num>
  <w:num w:numId="61">
    <w:abstractNumId w:val="7"/>
  </w:num>
  <w:num w:numId="62">
    <w:abstractNumId w:val="58"/>
  </w:num>
  <w:num w:numId="63">
    <w:abstractNumId w:val="35"/>
  </w:num>
  <w:num w:numId="64">
    <w:abstractNumId w:val="47"/>
  </w:num>
  <w:num w:numId="65">
    <w:abstractNumId w:val="17"/>
  </w:num>
  <w:num w:numId="66">
    <w:abstractNumId w:val="71"/>
  </w:num>
  <w:num w:numId="67">
    <w:abstractNumId w:val="39"/>
  </w:num>
  <w:num w:numId="68">
    <w:abstractNumId w:val="9"/>
  </w:num>
  <w:num w:numId="69">
    <w:abstractNumId w:val="46"/>
  </w:num>
  <w:num w:numId="70">
    <w:abstractNumId w:val="23"/>
  </w:num>
  <w:num w:numId="71">
    <w:abstractNumId w:val="52"/>
  </w:num>
  <w:num w:numId="72">
    <w:abstractNumId w:val="20"/>
  </w:num>
  <w:num w:numId="73">
    <w:abstractNumId w:val="27"/>
  </w:num>
  <w:num w:numId="74">
    <w:abstractNumId w:val="45"/>
  </w:num>
  <w:num w:numId="75">
    <w:abstractNumId w:val="19"/>
  </w:num>
  <w:num w:numId="76">
    <w:abstractNumId w:val="76"/>
  </w:num>
  <w:num w:numId="77">
    <w:abstractNumId w:val="59"/>
  </w:num>
  <w:num w:numId="78">
    <w:abstractNumId w:val="13"/>
  </w:num>
  <w:numIdMacAtCleanup w:val="6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[Base-Legal]_CN">
    <w15:presenceInfo w15:providerId="None" w15:userId="[Base-Legal]_CN"/>
  </w15:person>
  <w15:person w15:author="Legal HCM">
    <w15:presenceInfo w15:providerId="None" w15:userId="Legal HCM"/>
  </w15:person>
  <w15:person w15:author="Cuong@base.vn">
    <w15:presenceInfo w15:providerId="None" w15:userId="Cuong@base.v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496"/>
    <w:rsid w:val="000101C5"/>
    <w:rsid w:val="000245B4"/>
    <w:rsid w:val="00027315"/>
    <w:rsid w:val="000273F2"/>
    <w:rsid w:val="00032884"/>
    <w:rsid w:val="0003390F"/>
    <w:rsid w:val="00046793"/>
    <w:rsid w:val="0004792E"/>
    <w:rsid w:val="00056B46"/>
    <w:rsid w:val="0005710D"/>
    <w:rsid w:val="000606AC"/>
    <w:rsid w:val="000616F9"/>
    <w:rsid w:val="00062144"/>
    <w:rsid w:val="00067061"/>
    <w:rsid w:val="00067A87"/>
    <w:rsid w:val="00067AAB"/>
    <w:rsid w:val="00071CAF"/>
    <w:rsid w:val="00072756"/>
    <w:rsid w:val="00073437"/>
    <w:rsid w:val="00083D95"/>
    <w:rsid w:val="00087C24"/>
    <w:rsid w:val="0009310D"/>
    <w:rsid w:val="000A0A5F"/>
    <w:rsid w:val="000A0B22"/>
    <w:rsid w:val="000B0CAC"/>
    <w:rsid w:val="000B26A2"/>
    <w:rsid w:val="000B79B0"/>
    <w:rsid w:val="000C63C3"/>
    <w:rsid w:val="000D361F"/>
    <w:rsid w:val="000E5388"/>
    <w:rsid w:val="000F1068"/>
    <w:rsid w:val="000F31D9"/>
    <w:rsid w:val="000F52DE"/>
    <w:rsid w:val="000F7095"/>
    <w:rsid w:val="0011367B"/>
    <w:rsid w:val="00114770"/>
    <w:rsid w:val="001165E8"/>
    <w:rsid w:val="00117CE9"/>
    <w:rsid w:val="00117EB4"/>
    <w:rsid w:val="001206FB"/>
    <w:rsid w:val="00123E7D"/>
    <w:rsid w:val="00124732"/>
    <w:rsid w:val="0012746C"/>
    <w:rsid w:val="001306AE"/>
    <w:rsid w:val="00133AFB"/>
    <w:rsid w:val="00133E9E"/>
    <w:rsid w:val="00134B7F"/>
    <w:rsid w:val="00136246"/>
    <w:rsid w:val="0013652A"/>
    <w:rsid w:val="00137A4C"/>
    <w:rsid w:val="00140A8D"/>
    <w:rsid w:val="0014619C"/>
    <w:rsid w:val="00153496"/>
    <w:rsid w:val="00154806"/>
    <w:rsid w:val="00162F72"/>
    <w:rsid w:val="00163BF1"/>
    <w:rsid w:val="00165212"/>
    <w:rsid w:val="00181FBD"/>
    <w:rsid w:val="00185694"/>
    <w:rsid w:val="001915E3"/>
    <w:rsid w:val="001A04E9"/>
    <w:rsid w:val="001B3977"/>
    <w:rsid w:val="001B4011"/>
    <w:rsid w:val="001B693B"/>
    <w:rsid w:val="001C0913"/>
    <w:rsid w:val="001C11DD"/>
    <w:rsid w:val="001D4C91"/>
    <w:rsid w:val="001D6A0F"/>
    <w:rsid w:val="00212FF1"/>
    <w:rsid w:val="00221995"/>
    <w:rsid w:val="00222AB2"/>
    <w:rsid w:val="00223C18"/>
    <w:rsid w:val="00225245"/>
    <w:rsid w:val="002440DA"/>
    <w:rsid w:val="00245318"/>
    <w:rsid w:val="00251E9E"/>
    <w:rsid w:val="00251F19"/>
    <w:rsid w:val="002548F4"/>
    <w:rsid w:val="002617B3"/>
    <w:rsid w:val="00262D9A"/>
    <w:rsid w:val="0026342F"/>
    <w:rsid w:val="002723AB"/>
    <w:rsid w:val="00275081"/>
    <w:rsid w:val="00276E29"/>
    <w:rsid w:val="00282702"/>
    <w:rsid w:val="00295BEF"/>
    <w:rsid w:val="002A5523"/>
    <w:rsid w:val="002A5D8A"/>
    <w:rsid w:val="002B4F47"/>
    <w:rsid w:val="002B5B06"/>
    <w:rsid w:val="002B62F7"/>
    <w:rsid w:val="002B6FCF"/>
    <w:rsid w:val="002C010B"/>
    <w:rsid w:val="002D2BF8"/>
    <w:rsid w:val="002D3954"/>
    <w:rsid w:val="002E1875"/>
    <w:rsid w:val="002E4648"/>
    <w:rsid w:val="002F6E33"/>
    <w:rsid w:val="002F73CD"/>
    <w:rsid w:val="00304984"/>
    <w:rsid w:val="00306692"/>
    <w:rsid w:val="00310820"/>
    <w:rsid w:val="00312221"/>
    <w:rsid w:val="0032129F"/>
    <w:rsid w:val="0033208F"/>
    <w:rsid w:val="00336765"/>
    <w:rsid w:val="0033780E"/>
    <w:rsid w:val="00344699"/>
    <w:rsid w:val="00346AD4"/>
    <w:rsid w:val="003630BB"/>
    <w:rsid w:val="00364246"/>
    <w:rsid w:val="0036676D"/>
    <w:rsid w:val="00370AD3"/>
    <w:rsid w:val="00373A42"/>
    <w:rsid w:val="003844BF"/>
    <w:rsid w:val="00384529"/>
    <w:rsid w:val="00396DD9"/>
    <w:rsid w:val="003B1DE4"/>
    <w:rsid w:val="003B3693"/>
    <w:rsid w:val="003C00CC"/>
    <w:rsid w:val="003C10A5"/>
    <w:rsid w:val="003C5F92"/>
    <w:rsid w:val="003D471A"/>
    <w:rsid w:val="003D599D"/>
    <w:rsid w:val="003D6BC7"/>
    <w:rsid w:val="003F17B6"/>
    <w:rsid w:val="00401440"/>
    <w:rsid w:val="00405F51"/>
    <w:rsid w:val="00406399"/>
    <w:rsid w:val="00407C12"/>
    <w:rsid w:val="00410276"/>
    <w:rsid w:val="00414905"/>
    <w:rsid w:val="004201CD"/>
    <w:rsid w:val="00427760"/>
    <w:rsid w:val="004311F3"/>
    <w:rsid w:val="00431F77"/>
    <w:rsid w:val="00434C31"/>
    <w:rsid w:val="004518A2"/>
    <w:rsid w:val="00455AF2"/>
    <w:rsid w:val="004566B5"/>
    <w:rsid w:val="00466BE4"/>
    <w:rsid w:val="00470459"/>
    <w:rsid w:val="004748FA"/>
    <w:rsid w:val="00475911"/>
    <w:rsid w:val="00483055"/>
    <w:rsid w:val="004851C8"/>
    <w:rsid w:val="00494504"/>
    <w:rsid w:val="00496D3C"/>
    <w:rsid w:val="004A05F3"/>
    <w:rsid w:val="004A2331"/>
    <w:rsid w:val="004A4618"/>
    <w:rsid w:val="004B34F5"/>
    <w:rsid w:val="004C008F"/>
    <w:rsid w:val="004C0211"/>
    <w:rsid w:val="004C6B9F"/>
    <w:rsid w:val="004D1BD6"/>
    <w:rsid w:val="004D65C8"/>
    <w:rsid w:val="004E3F00"/>
    <w:rsid w:val="004F2924"/>
    <w:rsid w:val="004F4157"/>
    <w:rsid w:val="004F6683"/>
    <w:rsid w:val="00507E8C"/>
    <w:rsid w:val="00510839"/>
    <w:rsid w:val="00517FD2"/>
    <w:rsid w:val="0052475D"/>
    <w:rsid w:val="00526931"/>
    <w:rsid w:val="00527D4F"/>
    <w:rsid w:val="00531450"/>
    <w:rsid w:val="00531AB9"/>
    <w:rsid w:val="00537E90"/>
    <w:rsid w:val="0054493D"/>
    <w:rsid w:val="0054531E"/>
    <w:rsid w:val="00551B62"/>
    <w:rsid w:val="0055419D"/>
    <w:rsid w:val="00561614"/>
    <w:rsid w:val="00571AFD"/>
    <w:rsid w:val="00575743"/>
    <w:rsid w:val="00577046"/>
    <w:rsid w:val="005813C1"/>
    <w:rsid w:val="00583CD7"/>
    <w:rsid w:val="00595899"/>
    <w:rsid w:val="00596399"/>
    <w:rsid w:val="005976B7"/>
    <w:rsid w:val="00597830"/>
    <w:rsid w:val="005A272C"/>
    <w:rsid w:val="005A5AE0"/>
    <w:rsid w:val="005B270C"/>
    <w:rsid w:val="005B2A0D"/>
    <w:rsid w:val="005C1265"/>
    <w:rsid w:val="005D1305"/>
    <w:rsid w:val="005D39B6"/>
    <w:rsid w:val="005D793B"/>
    <w:rsid w:val="005E17FC"/>
    <w:rsid w:val="005E2532"/>
    <w:rsid w:val="005E2874"/>
    <w:rsid w:val="005E4A4B"/>
    <w:rsid w:val="005E6924"/>
    <w:rsid w:val="005F0688"/>
    <w:rsid w:val="006036F0"/>
    <w:rsid w:val="006046CB"/>
    <w:rsid w:val="00613E9B"/>
    <w:rsid w:val="00620320"/>
    <w:rsid w:val="00636FC1"/>
    <w:rsid w:val="00637B5C"/>
    <w:rsid w:val="0064035D"/>
    <w:rsid w:val="00646D59"/>
    <w:rsid w:val="006572F4"/>
    <w:rsid w:val="00657E2B"/>
    <w:rsid w:val="00666719"/>
    <w:rsid w:val="00670912"/>
    <w:rsid w:val="006736CB"/>
    <w:rsid w:val="00673B33"/>
    <w:rsid w:val="00673E3C"/>
    <w:rsid w:val="006804F2"/>
    <w:rsid w:val="0068254A"/>
    <w:rsid w:val="00683568"/>
    <w:rsid w:val="00684C16"/>
    <w:rsid w:val="0068662E"/>
    <w:rsid w:val="00690000"/>
    <w:rsid w:val="0069047A"/>
    <w:rsid w:val="00692E5C"/>
    <w:rsid w:val="00694215"/>
    <w:rsid w:val="00697FE5"/>
    <w:rsid w:val="006A51BE"/>
    <w:rsid w:val="006B479F"/>
    <w:rsid w:val="006B4A14"/>
    <w:rsid w:val="006B7365"/>
    <w:rsid w:val="006C012E"/>
    <w:rsid w:val="006C266D"/>
    <w:rsid w:val="006C6914"/>
    <w:rsid w:val="006F4578"/>
    <w:rsid w:val="00706B86"/>
    <w:rsid w:val="00707519"/>
    <w:rsid w:val="00707C47"/>
    <w:rsid w:val="007119A5"/>
    <w:rsid w:val="00712A71"/>
    <w:rsid w:val="00716C34"/>
    <w:rsid w:val="007174A3"/>
    <w:rsid w:val="00723656"/>
    <w:rsid w:val="007258A6"/>
    <w:rsid w:val="0073132B"/>
    <w:rsid w:val="00731443"/>
    <w:rsid w:val="0073291C"/>
    <w:rsid w:val="00732AA3"/>
    <w:rsid w:val="007442FD"/>
    <w:rsid w:val="007527B6"/>
    <w:rsid w:val="00756236"/>
    <w:rsid w:val="00771BFF"/>
    <w:rsid w:val="00781957"/>
    <w:rsid w:val="00787265"/>
    <w:rsid w:val="0079457E"/>
    <w:rsid w:val="007A0460"/>
    <w:rsid w:val="007A1750"/>
    <w:rsid w:val="007A5F3D"/>
    <w:rsid w:val="007A7FC6"/>
    <w:rsid w:val="007B15AC"/>
    <w:rsid w:val="007B1E4D"/>
    <w:rsid w:val="007C01DA"/>
    <w:rsid w:val="007C3BB5"/>
    <w:rsid w:val="007D5F34"/>
    <w:rsid w:val="007E0F3D"/>
    <w:rsid w:val="007E1253"/>
    <w:rsid w:val="007E4426"/>
    <w:rsid w:val="007F035C"/>
    <w:rsid w:val="00800EFA"/>
    <w:rsid w:val="0080428A"/>
    <w:rsid w:val="00807C70"/>
    <w:rsid w:val="0081587A"/>
    <w:rsid w:val="008214A6"/>
    <w:rsid w:val="0082490B"/>
    <w:rsid w:val="008256A0"/>
    <w:rsid w:val="008326E3"/>
    <w:rsid w:val="00836D76"/>
    <w:rsid w:val="008469B1"/>
    <w:rsid w:val="00855510"/>
    <w:rsid w:val="008571D9"/>
    <w:rsid w:val="00860C7B"/>
    <w:rsid w:val="008744D6"/>
    <w:rsid w:val="00874F44"/>
    <w:rsid w:val="0087602F"/>
    <w:rsid w:val="00876AAB"/>
    <w:rsid w:val="00882B01"/>
    <w:rsid w:val="00885DC2"/>
    <w:rsid w:val="0088623A"/>
    <w:rsid w:val="00893F47"/>
    <w:rsid w:val="00894AFE"/>
    <w:rsid w:val="00897160"/>
    <w:rsid w:val="00897856"/>
    <w:rsid w:val="008A6C8B"/>
    <w:rsid w:val="008B0077"/>
    <w:rsid w:val="008B03C9"/>
    <w:rsid w:val="008B7FEF"/>
    <w:rsid w:val="008C6A0C"/>
    <w:rsid w:val="008D16B5"/>
    <w:rsid w:val="008D28F0"/>
    <w:rsid w:val="008D5733"/>
    <w:rsid w:val="008E2ECF"/>
    <w:rsid w:val="008E77AE"/>
    <w:rsid w:val="008F17A8"/>
    <w:rsid w:val="008F52C6"/>
    <w:rsid w:val="00901C90"/>
    <w:rsid w:val="00906A97"/>
    <w:rsid w:val="00910F28"/>
    <w:rsid w:val="00913B6B"/>
    <w:rsid w:val="009179CC"/>
    <w:rsid w:val="009250D1"/>
    <w:rsid w:val="00942415"/>
    <w:rsid w:val="009449F5"/>
    <w:rsid w:val="0094535A"/>
    <w:rsid w:val="00947543"/>
    <w:rsid w:val="00955DBF"/>
    <w:rsid w:val="009675C0"/>
    <w:rsid w:val="00967B1F"/>
    <w:rsid w:val="00970C7A"/>
    <w:rsid w:val="00972E05"/>
    <w:rsid w:val="00974D22"/>
    <w:rsid w:val="009768B7"/>
    <w:rsid w:val="0098387A"/>
    <w:rsid w:val="009A0514"/>
    <w:rsid w:val="009A6AF0"/>
    <w:rsid w:val="009B6440"/>
    <w:rsid w:val="009B6663"/>
    <w:rsid w:val="009B6CC7"/>
    <w:rsid w:val="009C1B36"/>
    <w:rsid w:val="009D5A6B"/>
    <w:rsid w:val="009D7EF5"/>
    <w:rsid w:val="009E245D"/>
    <w:rsid w:val="009E51FF"/>
    <w:rsid w:val="009E612E"/>
    <w:rsid w:val="009F1C54"/>
    <w:rsid w:val="00A00EA7"/>
    <w:rsid w:val="00A0358E"/>
    <w:rsid w:val="00A14C82"/>
    <w:rsid w:val="00A17BE1"/>
    <w:rsid w:val="00A26B17"/>
    <w:rsid w:val="00A328BD"/>
    <w:rsid w:val="00A32E14"/>
    <w:rsid w:val="00A354D1"/>
    <w:rsid w:val="00A4013B"/>
    <w:rsid w:val="00A43680"/>
    <w:rsid w:val="00A47015"/>
    <w:rsid w:val="00A50F3B"/>
    <w:rsid w:val="00A54943"/>
    <w:rsid w:val="00A569DA"/>
    <w:rsid w:val="00A73A74"/>
    <w:rsid w:val="00A84296"/>
    <w:rsid w:val="00A85305"/>
    <w:rsid w:val="00A85505"/>
    <w:rsid w:val="00A87041"/>
    <w:rsid w:val="00A9175E"/>
    <w:rsid w:val="00AA44AE"/>
    <w:rsid w:val="00AA4D95"/>
    <w:rsid w:val="00AA6E3E"/>
    <w:rsid w:val="00AB10B5"/>
    <w:rsid w:val="00AC04F2"/>
    <w:rsid w:val="00AC1CFD"/>
    <w:rsid w:val="00AC611E"/>
    <w:rsid w:val="00AC662B"/>
    <w:rsid w:val="00AD208F"/>
    <w:rsid w:val="00AD3B85"/>
    <w:rsid w:val="00AF0EC0"/>
    <w:rsid w:val="00AF3C43"/>
    <w:rsid w:val="00B0554E"/>
    <w:rsid w:val="00B067B5"/>
    <w:rsid w:val="00B14542"/>
    <w:rsid w:val="00B1486E"/>
    <w:rsid w:val="00B15DAD"/>
    <w:rsid w:val="00B16E0C"/>
    <w:rsid w:val="00B22719"/>
    <w:rsid w:val="00B340D1"/>
    <w:rsid w:val="00B358E1"/>
    <w:rsid w:val="00B41570"/>
    <w:rsid w:val="00B422FF"/>
    <w:rsid w:val="00B5257A"/>
    <w:rsid w:val="00B5365F"/>
    <w:rsid w:val="00B55AE4"/>
    <w:rsid w:val="00B56C15"/>
    <w:rsid w:val="00B6178D"/>
    <w:rsid w:val="00B632FC"/>
    <w:rsid w:val="00B66A11"/>
    <w:rsid w:val="00B70845"/>
    <w:rsid w:val="00B74F0E"/>
    <w:rsid w:val="00B80763"/>
    <w:rsid w:val="00B84329"/>
    <w:rsid w:val="00B935C9"/>
    <w:rsid w:val="00B93CCA"/>
    <w:rsid w:val="00B94784"/>
    <w:rsid w:val="00B962E4"/>
    <w:rsid w:val="00B96E10"/>
    <w:rsid w:val="00BA2C28"/>
    <w:rsid w:val="00BA2CD7"/>
    <w:rsid w:val="00BA7C76"/>
    <w:rsid w:val="00BB3529"/>
    <w:rsid w:val="00BC035F"/>
    <w:rsid w:val="00BC1A15"/>
    <w:rsid w:val="00BE1B50"/>
    <w:rsid w:val="00BE273A"/>
    <w:rsid w:val="00BF208F"/>
    <w:rsid w:val="00BF214D"/>
    <w:rsid w:val="00BF2378"/>
    <w:rsid w:val="00BF445F"/>
    <w:rsid w:val="00BF4E52"/>
    <w:rsid w:val="00C02931"/>
    <w:rsid w:val="00C03530"/>
    <w:rsid w:val="00C0486F"/>
    <w:rsid w:val="00C112FD"/>
    <w:rsid w:val="00C125DE"/>
    <w:rsid w:val="00C129EE"/>
    <w:rsid w:val="00C17B89"/>
    <w:rsid w:val="00C20D22"/>
    <w:rsid w:val="00C225B0"/>
    <w:rsid w:val="00C23A9A"/>
    <w:rsid w:val="00C33229"/>
    <w:rsid w:val="00C374DA"/>
    <w:rsid w:val="00C40DB0"/>
    <w:rsid w:val="00C44642"/>
    <w:rsid w:val="00C45034"/>
    <w:rsid w:val="00C47C5C"/>
    <w:rsid w:val="00C50178"/>
    <w:rsid w:val="00C51FB3"/>
    <w:rsid w:val="00C64EEF"/>
    <w:rsid w:val="00C72E2A"/>
    <w:rsid w:val="00C743CD"/>
    <w:rsid w:val="00C748C8"/>
    <w:rsid w:val="00C81341"/>
    <w:rsid w:val="00C83370"/>
    <w:rsid w:val="00C8407C"/>
    <w:rsid w:val="00C90E7E"/>
    <w:rsid w:val="00C9437B"/>
    <w:rsid w:val="00C97084"/>
    <w:rsid w:val="00CA76D5"/>
    <w:rsid w:val="00CB24C6"/>
    <w:rsid w:val="00CB2BC4"/>
    <w:rsid w:val="00CC3635"/>
    <w:rsid w:val="00CC485B"/>
    <w:rsid w:val="00CC705C"/>
    <w:rsid w:val="00CF7578"/>
    <w:rsid w:val="00D1298B"/>
    <w:rsid w:val="00D13912"/>
    <w:rsid w:val="00D16D47"/>
    <w:rsid w:val="00D246F5"/>
    <w:rsid w:val="00D272BE"/>
    <w:rsid w:val="00D32475"/>
    <w:rsid w:val="00D35E05"/>
    <w:rsid w:val="00D44580"/>
    <w:rsid w:val="00D44E13"/>
    <w:rsid w:val="00D51B60"/>
    <w:rsid w:val="00D53DA8"/>
    <w:rsid w:val="00D57E0F"/>
    <w:rsid w:val="00D65B61"/>
    <w:rsid w:val="00D663C4"/>
    <w:rsid w:val="00D712AD"/>
    <w:rsid w:val="00D71856"/>
    <w:rsid w:val="00D724FD"/>
    <w:rsid w:val="00D80E8D"/>
    <w:rsid w:val="00D823FA"/>
    <w:rsid w:val="00D91F3D"/>
    <w:rsid w:val="00D97784"/>
    <w:rsid w:val="00DA47D6"/>
    <w:rsid w:val="00DA5A19"/>
    <w:rsid w:val="00DA5E86"/>
    <w:rsid w:val="00DA6448"/>
    <w:rsid w:val="00DC073F"/>
    <w:rsid w:val="00DC42B7"/>
    <w:rsid w:val="00DC620D"/>
    <w:rsid w:val="00DC6F85"/>
    <w:rsid w:val="00DE70C2"/>
    <w:rsid w:val="00DE7A9D"/>
    <w:rsid w:val="00DF0139"/>
    <w:rsid w:val="00DF0E0F"/>
    <w:rsid w:val="00DF25DD"/>
    <w:rsid w:val="00DF61F6"/>
    <w:rsid w:val="00DF62F7"/>
    <w:rsid w:val="00E004DD"/>
    <w:rsid w:val="00E041DF"/>
    <w:rsid w:val="00E058C9"/>
    <w:rsid w:val="00E111EC"/>
    <w:rsid w:val="00E16DCC"/>
    <w:rsid w:val="00E209CF"/>
    <w:rsid w:val="00E270A9"/>
    <w:rsid w:val="00E309CA"/>
    <w:rsid w:val="00E3601E"/>
    <w:rsid w:val="00E4081C"/>
    <w:rsid w:val="00E46BF2"/>
    <w:rsid w:val="00E552CE"/>
    <w:rsid w:val="00E60563"/>
    <w:rsid w:val="00E71EBB"/>
    <w:rsid w:val="00E8063F"/>
    <w:rsid w:val="00E8525E"/>
    <w:rsid w:val="00E85CEC"/>
    <w:rsid w:val="00E9233F"/>
    <w:rsid w:val="00E92439"/>
    <w:rsid w:val="00E92C6E"/>
    <w:rsid w:val="00EA776C"/>
    <w:rsid w:val="00EB24BD"/>
    <w:rsid w:val="00EB42FA"/>
    <w:rsid w:val="00EB4994"/>
    <w:rsid w:val="00EB4A81"/>
    <w:rsid w:val="00EC1C5B"/>
    <w:rsid w:val="00EC4EB6"/>
    <w:rsid w:val="00EC6745"/>
    <w:rsid w:val="00EC7680"/>
    <w:rsid w:val="00EC7B46"/>
    <w:rsid w:val="00ED02F6"/>
    <w:rsid w:val="00ED7938"/>
    <w:rsid w:val="00EE215C"/>
    <w:rsid w:val="00EE2B1A"/>
    <w:rsid w:val="00EE3203"/>
    <w:rsid w:val="00EE6652"/>
    <w:rsid w:val="00EF2A9C"/>
    <w:rsid w:val="00EF3343"/>
    <w:rsid w:val="00EF4E1A"/>
    <w:rsid w:val="00EF6259"/>
    <w:rsid w:val="00F02157"/>
    <w:rsid w:val="00F05D27"/>
    <w:rsid w:val="00F13AF9"/>
    <w:rsid w:val="00F141FB"/>
    <w:rsid w:val="00F15990"/>
    <w:rsid w:val="00F21CD8"/>
    <w:rsid w:val="00F3042B"/>
    <w:rsid w:val="00F3512A"/>
    <w:rsid w:val="00F4459D"/>
    <w:rsid w:val="00F51D02"/>
    <w:rsid w:val="00F53C2B"/>
    <w:rsid w:val="00F60450"/>
    <w:rsid w:val="00F6489E"/>
    <w:rsid w:val="00F66BDD"/>
    <w:rsid w:val="00F72D7D"/>
    <w:rsid w:val="00F74046"/>
    <w:rsid w:val="00F84F86"/>
    <w:rsid w:val="00F920F5"/>
    <w:rsid w:val="00F96951"/>
    <w:rsid w:val="00FA1392"/>
    <w:rsid w:val="00FA15F4"/>
    <w:rsid w:val="00FA4281"/>
    <w:rsid w:val="00FD0069"/>
    <w:rsid w:val="00FD00BE"/>
    <w:rsid w:val="00FE221E"/>
    <w:rsid w:val="00FE5179"/>
    <w:rsid w:val="00FE5241"/>
    <w:rsid w:val="00FF1872"/>
    <w:rsid w:val="00FF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651B1"/>
  <w15:chartTrackingRefBased/>
  <w15:docId w15:val="{480A051F-0EA9-43BE-BDD3-392FAF15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136246"/>
    <w:pPr>
      <w:widowControl w:val="0"/>
      <w:pBdr>
        <w:top w:val="nil"/>
        <w:left w:val="nil"/>
        <w:bottom w:val="nil"/>
        <w:right w:val="nil"/>
        <w:between w:val="nil"/>
      </w:pBdr>
      <w:spacing w:before="60" w:after="0" w:line="240" w:lineRule="auto"/>
      <w:jc w:val="both"/>
    </w:pPr>
    <w:rPr>
      <w:rFonts w:ascii=".VnArial" w:eastAsia=".VnArial" w:hAnsi=".VnArial" w:cs=".VnArial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rsid w:val="00153496"/>
    <w:pPr>
      <w:keepNext/>
      <w:spacing w:before="140"/>
      <w:outlineLvl w:val="0"/>
    </w:pPr>
    <w:rPr>
      <w:rFonts w:ascii=".VnArialH" w:eastAsia=".VnArialH" w:hAnsi=".VnArialH" w:cs=".VnArialH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3496"/>
    <w:rPr>
      <w:rFonts w:ascii=".VnArialH" w:eastAsia=".VnArialH" w:hAnsi=".VnArialH" w:cs=".VnArialH"/>
      <w:b/>
      <w:color w:val="000000"/>
    </w:rPr>
  </w:style>
  <w:style w:type="table" w:customStyle="1" w:styleId="TableGrid1">
    <w:name w:val="Table Grid1"/>
    <w:basedOn w:val="TableNormal"/>
    <w:next w:val="TableGrid"/>
    <w:uiPriority w:val="39"/>
    <w:rsid w:val="00153496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</w:pPr>
    <w:rPr>
      <w:rFonts w:ascii=".VnArial" w:eastAsia=".VnArial" w:hAnsi=".VnArial" w:cs=".VnArial"/>
      <w:color w:val="00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534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349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3496"/>
    <w:rPr>
      <w:rFonts w:ascii=".VnArial" w:eastAsia=".VnArial" w:hAnsi=".VnArial" w:cs=".VnArial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153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3496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496"/>
    <w:rPr>
      <w:rFonts w:ascii="Segoe UI" w:eastAsia=".VnArial" w:hAnsi="Segoe UI" w:cs="Segoe UI"/>
      <w:color w:val="000000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0D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0DB0"/>
    <w:rPr>
      <w:rFonts w:ascii=".VnArial" w:eastAsia=".VnArial" w:hAnsi=".VnArial" w:cs=".VnArial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405F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01C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201CD"/>
    <w:rPr>
      <w:rFonts w:ascii=".VnArial" w:eastAsia=".VnArial" w:hAnsi=".VnArial" w:cs=".VnArial"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201C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201CD"/>
    <w:rPr>
      <w:rFonts w:ascii=".VnArial" w:eastAsia=".VnArial" w:hAnsi=".VnArial" w:cs=".VnArial"/>
      <w:color w:val="000000"/>
      <w:sz w:val="20"/>
      <w:szCs w:val="20"/>
    </w:rPr>
  </w:style>
  <w:style w:type="table" w:customStyle="1" w:styleId="TableGrid2">
    <w:name w:val="Table Grid2"/>
    <w:basedOn w:val="TableNormal"/>
    <w:next w:val="TableGrid"/>
    <w:uiPriority w:val="39"/>
    <w:rsid w:val="00C50178"/>
    <w:pPr>
      <w:widowControl w:val="0"/>
      <w:spacing w:after="0" w:line="240" w:lineRule="auto"/>
      <w:jc w:val="both"/>
    </w:pPr>
    <w:rPr>
      <w:rFonts w:ascii=".VnArial" w:eastAsia=".VnArial" w:hAnsi=".VnArial" w:cs=".VnArial"/>
      <w:color w:val="00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00EFA"/>
    <w:pPr>
      <w:spacing w:after="0" w:line="240" w:lineRule="auto"/>
    </w:pPr>
    <w:rPr>
      <w:rFonts w:ascii=".VnArial" w:eastAsia=".VnArial" w:hAnsi=".VnArial" w:cs=".VnArial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34B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83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Thuan</dc:creator>
  <cp:keywords/>
  <dc:description/>
  <cp:lastModifiedBy>[Base-Legal]_CN</cp:lastModifiedBy>
  <cp:revision>4</cp:revision>
  <cp:lastPrinted>2021-12-04T05:14:00Z</cp:lastPrinted>
  <dcterms:created xsi:type="dcterms:W3CDTF">2026-07-17T14:44:00Z</dcterms:created>
  <dcterms:modified xsi:type="dcterms:W3CDTF">2026-07-18T03:57:00Z</dcterms:modified>
</cp:coreProperties>
</file>