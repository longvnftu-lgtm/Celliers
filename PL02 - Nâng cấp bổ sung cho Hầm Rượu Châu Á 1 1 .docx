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1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74"/>
        <w:gridCol w:w="2874"/>
        <w:gridCol w:w="5062"/>
      </w:tblGrid>
      <w:tr w:rsidR="001F40FE" w:rsidRPr="001F40FE" w14:paraId="7A89BA9F" w14:textId="77777777" w:rsidTr="002B6FCF">
        <w:trPr>
          <w:trHeight w:val="760"/>
        </w:trPr>
        <w:tc>
          <w:tcPr>
            <w:tcW w:w="4248" w:type="dxa"/>
            <w:gridSpan w:val="2"/>
            <w:tcBorders>
              <w:top w:val="nil"/>
              <w:left w:val="nil"/>
              <w:bottom w:val="nil"/>
            </w:tcBorders>
          </w:tcPr>
          <w:p w14:paraId="76C9356B" w14:textId="13DFB578" w:rsidR="00C50178" w:rsidRPr="001F40FE" w:rsidRDefault="00673E3C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eastAsia="Arial" w:hAnsi="Cambria" w:cs="Arial"/>
                <w:b/>
                <w:color w:val="auto"/>
                <w:sz w:val="22"/>
                <w:szCs w:val="22"/>
                <w:lang w:val="fr-FR"/>
                <w:rPrChange w:id="0" w:author="[Base-Legal]_CN" w:date="2026-10-05T09:20:00Z">
                  <w:rPr>
                    <w:rFonts w:ascii="Cambria" w:eastAsia="Arial" w:hAnsi="Cambria" w:cs="Arial"/>
                    <w:b/>
                    <w:color w:val="000000" w:themeColor="text1"/>
                    <w:sz w:val="22"/>
                    <w:szCs w:val="22"/>
                    <w:lang w:val="fr-FR"/>
                  </w:rPr>
                </w:rPrChange>
              </w:rPr>
            </w:pPr>
            <w:r w:rsidRPr="001F40FE">
              <w:rPr>
                <w:noProof/>
                <w:color w:val="auto"/>
                <w:rPrChange w:id="1" w:author="[Base-Legal]_CN" w:date="2026-10-05T09:20:00Z">
                  <w:rPr>
                    <w:noProof/>
                    <w:color w:val="000000" w:themeColor="text1"/>
                  </w:rPr>
                </w:rPrChange>
              </w:rPr>
              <w:drawing>
                <wp:anchor distT="0" distB="0" distL="114300" distR="114300" simplePos="0" relativeHeight="251665408" behindDoc="1" locked="0" layoutInCell="1" allowOverlap="1" wp14:anchorId="7B984B30" wp14:editId="22FE10B9">
                  <wp:simplePos x="0" y="0"/>
                  <wp:positionH relativeFrom="column">
                    <wp:posOffset>511565</wp:posOffset>
                  </wp:positionH>
                  <wp:positionV relativeFrom="paragraph">
                    <wp:posOffset>198608</wp:posOffset>
                  </wp:positionV>
                  <wp:extent cx="1225550" cy="337820"/>
                  <wp:effectExtent l="0" t="0" r="0" b="5080"/>
                  <wp:wrapTight wrapText="bothSides">
                    <wp:wrapPolygon edited="0">
                      <wp:start x="1007" y="0"/>
                      <wp:lineTo x="0" y="3654"/>
                      <wp:lineTo x="0" y="18271"/>
                      <wp:lineTo x="1007" y="20707"/>
                      <wp:lineTo x="3693" y="20707"/>
                      <wp:lineTo x="21152" y="17053"/>
                      <wp:lineTo x="21152" y="3654"/>
                      <wp:lineTo x="3693" y="0"/>
                      <wp:lineTo x="1007" y="0"/>
                    </wp:wrapPolygon>
                  </wp:wrapTight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550" cy="3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50178" w:rsidRPr="001F40FE">
              <w:rPr>
                <w:rFonts w:ascii="Cambria" w:eastAsia="Arial" w:hAnsi="Cambria" w:cs="Arial"/>
                <w:b/>
                <w:color w:val="auto"/>
                <w:sz w:val="22"/>
                <w:szCs w:val="22"/>
                <w:lang w:val="fr-FR"/>
                <w:rPrChange w:id="2" w:author="[Base-Legal]_CN" w:date="2026-10-05T09:20:00Z">
                  <w:rPr>
                    <w:rFonts w:ascii="Cambria" w:eastAsia="Arial" w:hAnsi="Cambria" w:cs="Arial"/>
                    <w:b/>
                    <w:color w:val="000000" w:themeColor="text1"/>
                    <w:sz w:val="22"/>
                    <w:szCs w:val="22"/>
                    <w:lang w:val="fr-FR"/>
                  </w:rPr>
                </w:rPrChange>
              </w:rPr>
              <w:softHyphen/>
              <w:t>CÔNG TY CỔ PHẦN BASE ENTERPRISE</w:t>
            </w:r>
          </w:p>
          <w:p w14:paraId="20133505" w14:textId="6ADF4ED2" w:rsidR="00C50178" w:rsidRPr="001F40FE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color w:val="auto"/>
                <w:sz w:val="22"/>
                <w:szCs w:val="22"/>
                <w:lang w:val="fr-FR"/>
                <w:rPrChange w:id="3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  <w:lang w:val="fr-FR"/>
                  </w:rPr>
                </w:rPrChange>
              </w:rPr>
            </w:pPr>
          </w:p>
          <w:p w14:paraId="1BE5D111" w14:textId="77777777" w:rsidR="00C50178" w:rsidRPr="001F40FE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color w:val="auto"/>
                <w:sz w:val="22"/>
                <w:szCs w:val="22"/>
                <w:lang w:val="fr-FR"/>
                <w:rPrChange w:id="4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  <w:lang w:val="fr-FR"/>
                  </w:rPr>
                </w:rPrChange>
              </w:rPr>
            </w:pPr>
          </w:p>
        </w:tc>
        <w:tc>
          <w:tcPr>
            <w:tcW w:w="5062" w:type="dxa"/>
            <w:tcBorders>
              <w:top w:val="nil"/>
              <w:bottom w:val="nil"/>
              <w:right w:val="nil"/>
            </w:tcBorders>
          </w:tcPr>
          <w:p w14:paraId="5A924141" w14:textId="77777777" w:rsidR="00C50178" w:rsidRPr="001F40FE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b/>
                <w:color w:val="auto"/>
                <w:sz w:val="22"/>
                <w:szCs w:val="22"/>
                <w:lang w:val="fr-FR"/>
                <w:rPrChange w:id="5" w:author="[Base-Legal]_CN" w:date="2026-10-05T09:20:00Z">
                  <w:rPr>
                    <w:rFonts w:ascii="Cambria" w:eastAsia="Arial" w:hAnsi="Cambria" w:cs="Arial"/>
                    <w:b/>
                    <w:color w:val="000000" w:themeColor="text1"/>
                    <w:sz w:val="22"/>
                    <w:szCs w:val="22"/>
                    <w:lang w:val="fr-FR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b/>
                <w:color w:val="auto"/>
                <w:sz w:val="22"/>
                <w:szCs w:val="22"/>
                <w:lang w:val="fr-FR"/>
                <w:rPrChange w:id="6" w:author="[Base-Legal]_CN" w:date="2026-10-05T09:20:00Z">
                  <w:rPr>
                    <w:rFonts w:ascii="Cambria" w:eastAsia="Arial" w:hAnsi="Cambria" w:cs="Arial"/>
                    <w:b/>
                    <w:color w:val="000000" w:themeColor="text1"/>
                    <w:sz w:val="22"/>
                    <w:szCs w:val="22"/>
                    <w:lang w:val="fr-FR"/>
                  </w:rPr>
                </w:rPrChange>
              </w:rPr>
              <w:t>CỘNG HÒA XÃ HỘI CHỦ NGHĨA VIỆT NAM</w:t>
            </w:r>
          </w:p>
          <w:p w14:paraId="37DE50C7" w14:textId="77777777" w:rsidR="00C50178" w:rsidRPr="001F40FE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b/>
                <w:color w:val="auto"/>
                <w:sz w:val="22"/>
                <w:szCs w:val="22"/>
                <w:rPrChange w:id="7" w:author="[Base-Legal]_CN" w:date="2026-10-05T09:20:00Z">
                  <w:rPr>
                    <w:rFonts w:ascii="Cambria" w:eastAsia="Arial" w:hAnsi="Cambria" w:cs="Arial"/>
                    <w:b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b/>
                <w:color w:val="auto"/>
                <w:sz w:val="22"/>
                <w:szCs w:val="22"/>
                <w:rPrChange w:id="8" w:author="[Base-Legal]_CN" w:date="2026-10-05T09:20:00Z">
                  <w:rPr>
                    <w:rFonts w:ascii="Cambria" w:eastAsia="Arial" w:hAnsi="Cambria" w:cs="Arial"/>
                    <w:b/>
                    <w:color w:val="000000" w:themeColor="text1"/>
                    <w:sz w:val="22"/>
                    <w:szCs w:val="22"/>
                  </w:rPr>
                </w:rPrChange>
              </w:rPr>
              <w:t>Độc lập - Tự do - Hạnh phúc</w:t>
            </w:r>
          </w:p>
          <w:p w14:paraId="66CDA6ED" w14:textId="77777777" w:rsidR="00C50178" w:rsidRPr="001F40FE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jc w:val="center"/>
              <w:rPr>
                <w:rFonts w:ascii="Cambria" w:eastAsia="Arial" w:hAnsi="Cambria" w:cs="Arial"/>
                <w:color w:val="auto"/>
                <w:sz w:val="22"/>
                <w:szCs w:val="22"/>
                <w:rPrChange w:id="9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10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  <w:t>----------------o0o---------------</w:t>
            </w:r>
          </w:p>
        </w:tc>
      </w:tr>
      <w:tr w:rsidR="001F40FE" w:rsidRPr="001F40FE" w14:paraId="7498F5BD" w14:textId="77777777" w:rsidTr="002B6FCF">
        <w:trPr>
          <w:trHeight w:val="240"/>
        </w:trPr>
        <w:tc>
          <w:tcPr>
            <w:tcW w:w="1374" w:type="dxa"/>
            <w:tcBorders>
              <w:top w:val="nil"/>
              <w:left w:val="nil"/>
              <w:bottom w:val="nil"/>
              <w:right w:val="nil"/>
            </w:tcBorders>
          </w:tcPr>
          <w:p w14:paraId="10C94E84" w14:textId="77777777" w:rsidR="00C50178" w:rsidRPr="001F40FE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rPr>
                <w:rFonts w:ascii="Cambria" w:eastAsia="Arial" w:hAnsi="Cambria" w:cs="Arial"/>
                <w:color w:val="auto"/>
                <w:sz w:val="22"/>
                <w:szCs w:val="22"/>
                <w:rPrChange w:id="11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</w:p>
        </w:tc>
        <w:tc>
          <w:tcPr>
            <w:tcW w:w="2874" w:type="dxa"/>
            <w:tcBorders>
              <w:top w:val="nil"/>
              <w:left w:val="nil"/>
              <w:bottom w:val="nil"/>
            </w:tcBorders>
          </w:tcPr>
          <w:p w14:paraId="15D5CF09" w14:textId="77777777" w:rsidR="00C50178" w:rsidRPr="001F40FE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rPr>
                <w:rFonts w:ascii="Cambria" w:eastAsia="Arial" w:hAnsi="Cambria" w:cs="Arial"/>
                <w:color w:val="auto"/>
                <w:sz w:val="22"/>
                <w:szCs w:val="22"/>
                <w:rPrChange w:id="12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</w:p>
        </w:tc>
        <w:tc>
          <w:tcPr>
            <w:tcW w:w="5062" w:type="dxa"/>
            <w:tcBorders>
              <w:top w:val="nil"/>
              <w:bottom w:val="nil"/>
              <w:right w:val="nil"/>
            </w:tcBorders>
          </w:tcPr>
          <w:p w14:paraId="46743EC5" w14:textId="010E1212" w:rsidR="00C50178" w:rsidRPr="001F40FE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center" w:pos="6946"/>
              </w:tabs>
              <w:spacing w:before="0" w:after="60" w:line="324" w:lineRule="auto"/>
              <w:ind w:right="440"/>
              <w:jc w:val="right"/>
              <w:rPr>
                <w:rFonts w:ascii="Cambria" w:eastAsia="Arial" w:hAnsi="Cambria" w:cs="Arial"/>
                <w:i/>
                <w:color w:val="auto"/>
                <w:sz w:val="22"/>
                <w:szCs w:val="22"/>
                <w:rPrChange w:id="13" w:author="[Base-Legal]_CN" w:date="2026-10-05T09:20:00Z">
                  <w:rPr>
                    <w:rFonts w:ascii="Cambria" w:eastAsia="Arial" w:hAnsi="Cambria" w:cs="Arial"/>
                    <w:i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i/>
                <w:color w:val="auto"/>
                <w:sz w:val="22"/>
                <w:szCs w:val="22"/>
                <w:rPrChange w:id="14" w:author="[Base-Legal]_CN" w:date="2026-10-05T09:20:00Z">
                  <w:rPr>
                    <w:rFonts w:ascii="Cambria" w:eastAsia="Arial" w:hAnsi="Cambria" w:cs="Arial"/>
                    <w:i/>
                    <w:color w:val="000000" w:themeColor="text1"/>
                    <w:sz w:val="22"/>
                    <w:szCs w:val="22"/>
                  </w:rPr>
                </w:rPrChange>
              </w:rPr>
              <w:t xml:space="preserve">                     Hà Nội, ngày </w:t>
            </w:r>
            <w:ins w:id="15" w:author="[Base-Legal]_CN" w:date="2026-07-18T10:57:00Z">
              <w:r w:rsidR="006736CB" w:rsidRPr="001F40FE">
                <w:rPr>
                  <w:rFonts w:ascii="Cambria" w:eastAsia="Times New Roman" w:hAnsi="Cambria" w:cs="Arial"/>
                  <w:i/>
                  <w:color w:val="auto"/>
                  <w:sz w:val="22"/>
                  <w:szCs w:val="22"/>
                  <w:rPrChange w:id="16" w:author="[Base-Legal]_CN" w:date="2026-10-05T09:20:00Z">
                    <w:rPr>
                      <w:rFonts w:ascii="Cambria" w:eastAsia="Times New Roman" w:hAnsi="Cambria" w:cs="Arial"/>
                      <w:i/>
                      <w:color w:val="000000" w:themeColor="text1"/>
                      <w:sz w:val="22"/>
                      <w:szCs w:val="22"/>
                      <w:highlight w:val="yellow"/>
                    </w:rPr>
                  </w:rPrChange>
                </w:rPr>
                <w:t>01</w:t>
              </w:r>
            </w:ins>
            <w:del w:id="17" w:author="[Base-Legal]_CN" w:date="2026-07-18T10:57:00Z">
              <w:r w:rsidR="007442FD" w:rsidRPr="001F40FE" w:rsidDel="006736CB">
                <w:rPr>
                  <w:rFonts w:ascii="Cambria" w:eastAsia="Times New Roman" w:hAnsi="Cambria" w:cs="Arial"/>
                  <w:i/>
                  <w:color w:val="auto"/>
                  <w:sz w:val="22"/>
                  <w:szCs w:val="22"/>
                  <w:rPrChange w:id="18" w:author="[Base-Legal]_CN" w:date="2026-10-05T09:20:00Z">
                    <w:rPr>
                      <w:rFonts w:ascii="Cambria" w:eastAsia="Times New Roman" w:hAnsi="Cambria" w:cs="Arial"/>
                      <w:i/>
                      <w:color w:val="000000" w:themeColor="text1"/>
                      <w:sz w:val="22"/>
                      <w:szCs w:val="22"/>
                      <w:highlight w:val="yellow"/>
                    </w:rPr>
                  </w:rPrChange>
                </w:rPr>
                <w:delText>[.]</w:delText>
              </w:r>
            </w:del>
            <w:r w:rsidR="007442FD" w:rsidRPr="001F40FE">
              <w:rPr>
                <w:rFonts w:ascii="Cambria" w:eastAsia="Times New Roman" w:hAnsi="Cambria" w:cs="Arial"/>
                <w:i/>
                <w:color w:val="auto"/>
                <w:sz w:val="22"/>
                <w:szCs w:val="22"/>
                <w:rPrChange w:id="19" w:author="[Base-Legal]_CN" w:date="2026-10-05T09:20:00Z">
                  <w:rPr>
                    <w:rFonts w:ascii="Cambria" w:eastAsia="Times New Roman" w:hAnsi="Cambria" w:cs="Arial"/>
                    <w:i/>
                    <w:color w:val="000000" w:themeColor="text1"/>
                    <w:sz w:val="22"/>
                    <w:szCs w:val="22"/>
                  </w:rPr>
                </w:rPrChange>
              </w:rPr>
              <w:t xml:space="preserve"> </w:t>
            </w:r>
            <w:r w:rsidRPr="001F40FE">
              <w:rPr>
                <w:rFonts w:ascii="Cambria" w:eastAsia="Arial" w:hAnsi="Cambria" w:cs="Arial"/>
                <w:i/>
                <w:color w:val="auto"/>
                <w:sz w:val="22"/>
                <w:szCs w:val="22"/>
                <w:rPrChange w:id="20" w:author="[Base-Legal]_CN" w:date="2026-10-05T09:20:00Z">
                  <w:rPr>
                    <w:rFonts w:ascii="Cambria" w:eastAsia="Arial" w:hAnsi="Cambria" w:cs="Arial"/>
                    <w:i/>
                    <w:color w:val="000000" w:themeColor="text1"/>
                    <w:sz w:val="22"/>
                    <w:szCs w:val="22"/>
                  </w:rPr>
                </w:rPrChange>
              </w:rPr>
              <w:t xml:space="preserve">tháng </w:t>
            </w:r>
            <w:del w:id="21" w:author="[Base-Legal]_CN" w:date="2026-07-18T10:57:00Z">
              <w:r w:rsidR="007442FD" w:rsidRPr="001F40FE" w:rsidDel="006736CB">
                <w:rPr>
                  <w:rFonts w:ascii="Cambria" w:eastAsia="Times New Roman" w:hAnsi="Cambria" w:cs="Arial"/>
                  <w:i/>
                  <w:color w:val="auto"/>
                  <w:sz w:val="22"/>
                  <w:szCs w:val="22"/>
                  <w:rPrChange w:id="22" w:author="[Base-Legal]_CN" w:date="2026-10-05T09:20:00Z">
                    <w:rPr>
                      <w:rFonts w:ascii="Cambria" w:eastAsia="Times New Roman" w:hAnsi="Cambria" w:cs="Arial"/>
                      <w:i/>
                      <w:color w:val="000000" w:themeColor="text1"/>
                      <w:sz w:val="22"/>
                      <w:szCs w:val="22"/>
                      <w:highlight w:val="yellow"/>
                    </w:rPr>
                  </w:rPrChange>
                </w:rPr>
                <w:delText>[.]</w:delText>
              </w:r>
              <w:r w:rsidRPr="001F40FE" w:rsidDel="006736CB">
                <w:rPr>
                  <w:rFonts w:ascii="Cambria" w:eastAsia="Arial" w:hAnsi="Cambria" w:cs="Arial"/>
                  <w:i/>
                  <w:color w:val="auto"/>
                  <w:sz w:val="22"/>
                  <w:szCs w:val="22"/>
                  <w:rPrChange w:id="23" w:author="[Base-Legal]_CN" w:date="2026-10-05T09:20:00Z">
                    <w:rPr>
                      <w:rFonts w:ascii="Cambria" w:eastAsia="Arial" w:hAnsi="Cambria" w:cs="Arial"/>
                      <w:i/>
                      <w:color w:val="000000" w:themeColor="text1"/>
                      <w:sz w:val="22"/>
                      <w:szCs w:val="22"/>
                    </w:rPr>
                  </w:rPrChange>
                </w:rPr>
                <w:delText xml:space="preserve"> </w:delText>
              </w:r>
            </w:del>
            <w:ins w:id="24" w:author="[Base-Legal]_CN" w:date="2026-07-18T10:57:00Z">
              <w:r w:rsidR="006736CB" w:rsidRPr="001F40FE">
                <w:rPr>
                  <w:rFonts w:ascii="Cambria" w:eastAsia="Times New Roman" w:hAnsi="Cambria" w:cs="Arial"/>
                  <w:i/>
                  <w:color w:val="auto"/>
                  <w:sz w:val="22"/>
                  <w:szCs w:val="22"/>
                  <w:rPrChange w:id="25" w:author="[Base-Legal]_CN" w:date="2026-10-05T09:20:00Z">
                    <w:rPr>
                      <w:rFonts w:ascii="Cambria" w:eastAsia="Times New Roman" w:hAnsi="Cambria" w:cs="Arial"/>
                      <w:i/>
                      <w:color w:val="000000" w:themeColor="text1"/>
                      <w:sz w:val="22"/>
                      <w:szCs w:val="22"/>
                    </w:rPr>
                  </w:rPrChange>
                </w:rPr>
                <w:t xml:space="preserve">08 </w:t>
              </w:r>
            </w:ins>
            <w:r w:rsidRPr="001F40FE">
              <w:rPr>
                <w:rFonts w:ascii="Cambria" w:eastAsia="Arial" w:hAnsi="Cambria" w:cs="Arial"/>
                <w:i/>
                <w:color w:val="auto"/>
                <w:sz w:val="22"/>
                <w:szCs w:val="22"/>
                <w:rPrChange w:id="26" w:author="[Base-Legal]_CN" w:date="2026-10-05T09:20:00Z">
                  <w:rPr>
                    <w:rFonts w:ascii="Cambria" w:eastAsia="Arial" w:hAnsi="Cambria" w:cs="Arial"/>
                    <w:i/>
                    <w:color w:val="000000" w:themeColor="text1"/>
                    <w:sz w:val="22"/>
                    <w:szCs w:val="22"/>
                  </w:rPr>
                </w:rPrChange>
              </w:rPr>
              <w:t xml:space="preserve">năm </w:t>
            </w:r>
            <w:del w:id="27" w:author="[Base-Legal]_CN" w:date="2026-07-18T10:57:00Z">
              <w:r w:rsidR="00124732" w:rsidRPr="001F40FE" w:rsidDel="006736CB">
                <w:rPr>
                  <w:rFonts w:ascii="Cambria" w:eastAsia="Arial" w:hAnsi="Cambria" w:cs="Arial"/>
                  <w:i/>
                  <w:color w:val="auto"/>
                  <w:sz w:val="22"/>
                  <w:szCs w:val="22"/>
                  <w:rPrChange w:id="28" w:author="[Base-Legal]_CN" w:date="2026-10-05T09:20:00Z">
                    <w:rPr>
                      <w:rFonts w:ascii="Cambria" w:eastAsia="Arial" w:hAnsi="Cambria" w:cs="Arial"/>
                      <w:i/>
                      <w:color w:val="000000" w:themeColor="text1"/>
                      <w:sz w:val="22"/>
                      <w:szCs w:val="22"/>
                      <w:highlight w:val="yellow"/>
                    </w:rPr>
                  </w:rPrChange>
                </w:rPr>
                <w:delText>[.]</w:delText>
              </w:r>
            </w:del>
            <w:ins w:id="29" w:author="[Base-Legal]_CN" w:date="2026-07-18T10:57:00Z">
              <w:r w:rsidR="006736CB" w:rsidRPr="001F40FE">
                <w:rPr>
                  <w:rFonts w:ascii="Cambria" w:eastAsia="Arial" w:hAnsi="Cambria" w:cs="Arial"/>
                  <w:i/>
                  <w:color w:val="auto"/>
                  <w:sz w:val="22"/>
                  <w:szCs w:val="22"/>
                  <w:rPrChange w:id="30" w:author="[Base-Legal]_CN" w:date="2026-10-05T09:20:00Z">
                    <w:rPr>
                      <w:rFonts w:ascii="Cambria" w:eastAsia="Arial" w:hAnsi="Cambria" w:cs="Arial"/>
                      <w:i/>
                      <w:color w:val="000000" w:themeColor="text1"/>
                      <w:sz w:val="22"/>
                      <w:szCs w:val="22"/>
                    </w:rPr>
                  </w:rPrChange>
                </w:rPr>
                <w:t>2024</w:t>
              </w:r>
            </w:ins>
          </w:p>
        </w:tc>
      </w:tr>
    </w:tbl>
    <w:p w14:paraId="2B183C43" w14:textId="71D4DBDA" w:rsidR="00C50178" w:rsidRPr="001F40FE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10"/>
        </w:tabs>
        <w:spacing w:before="0" w:after="60" w:line="324" w:lineRule="auto"/>
        <w:ind w:right="-15"/>
        <w:jc w:val="center"/>
        <w:rPr>
          <w:rFonts w:ascii="Cambria" w:eastAsia="Times New Roman" w:hAnsi="Cambria" w:cs="Arial"/>
          <w:b/>
          <w:color w:val="auto"/>
          <w:sz w:val="32"/>
          <w:szCs w:val="32"/>
          <w:lang w:val="vi-VN"/>
          <w:rPrChange w:id="31" w:author="[Base-Legal]_CN" w:date="2026-10-05T09:20:00Z">
            <w:rPr>
              <w:rFonts w:ascii="Cambria" w:eastAsia="Times New Roman" w:hAnsi="Cambria" w:cs="Arial"/>
              <w:b/>
              <w:color w:val="000000" w:themeColor="text1"/>
              <w:sz w:val="32"/>
              <w:szCs w:val="32"/>
              <w:lang w:val="vi-VN"/>
            </w:rPr>
          </w:rPrChange>
        </w:rPr>
      </w:pPr>
      <w:r w:rsidRPr="001F40FE">
        <w:rPr>
          <w:rFonts w:ascii="Cambria" w:eastAsia="Times New Roman" w:hAnsi="Cambria" w:cs="Arial"/>
          <w:b/>
          <w:color w:val="auto"/>
          <w:sz w:val="32"/>
          <w:szCs w:val="32"/>
          <w:rPrChange w:id="32" w:author="[Base-Legal]_CN" w:date="2026-10-05T09:20:00Z">
            <w:rPr>
              <w:rFonts w:ascii="Cambria" w:eastAsia="Times New Roman" w:hAnsi="Cambria" w:cs="Arial"/>
              <w:b/>
              <w:color w:val="000000" w:themeColor="text1"/>
              <w:sz w:val="32"/>
              <w:szCs w:val="32"/>
            </w:rPr>
          </w:rPrChange>
        </w:rPr>
        <w:t xml:space="preserve">PHỤ LỤC </w:t>
      </w:r>
      <w:r w:rsidR="00336765" w:rsidRPr="001F40FE">
        <w:rPr>
          <w:rFonts w:ascii="Cambria" w:eastAsia="Times New Roman" w:hAnsi="Cambria" w:cs="Arial"/>
          <w:b/>
          <w:color w:val="auto"/>
          <w:sz w:val="32"/>
          <w:szCs w:val="32"/>
          <w:rPrChange w:id="33" w:author="[Base-Legal]_CN" w:date="2026-10-05T09:20:00Z">
            <w:rPr>
              <w:rFonts w:ascii="Cambria" w:eastAsia="Times New Roman" w:hAnsi="Cambria" w:cs="Arial"/>
              <w:b/>
              <w:color w:val="000000" w:themeColor="text1"/>
              <w:sz w:val="32"/>
              <w:szCs w:val="32"/>
            </w:rPr>
          </w:rPrChange>
        </w:rPr>
        <w:t>01</w:t>
      </w:r>
    </w:p>
    <w:p w14:paraId="5BCC9FB1" w14:textId="50E5626D" w:rsidR="00C50178" w:rsidRPr="001F40FE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10"/>
        </w:tabs>
        <w:spacing w:before="0" w:after="60" w:line="324" w:lineRule="auto"/>
        <w:ind w:right="-15"/>
        <w:jc w:val="center"/>
        <w:rPr>
          <w:rFonts w:ascii="Cambria" w:eastAsia="Times New Roman" w:hAnsi="Cambria" w:cs="Arial"/>
          <w:b/>
          <w:i/>
          <w:color w:val="auto"/>
          <w:sz w:val="22"/>
          <w:szCs w:val="22"/>
          <w:lang w:val="vi-VN"/>
          <w:rPrChange w:id="34" w:author="[Base-Legal]_CN" w:date="2026-10-05T09:20:00Z">
            <w:rPr>
              <w:rFonts w:ascii="Cambria" w:eastAsia="Times New Roman" w:hAnsi="Cambria" w:cs="Arial"/>
              <w:b/>
              <w:i/>
              <w:color w:val="000000" w:themeColor="text1"/>
              <w:sz w:val="22"/>
              <w:szCs w:val="22"/>
              <w:lang w:val="vi-VN"/>
            </w:rPr>
          </w:rPrChange>
        </w:rPr>
      </w:pPr>
      <w:r w:rsidRPr="001F40FE">
        <w:rPr>
          <w:rFonts w:ascii="Cambria" w:eastAsia="Times New Roman" w:hAnsi="Cambria" w:cs="Arial"/>
          <w:b/>
          <w:i/>
          <w:color w:val="auto"/>
          <w:sz w:val="22"/>
          <w:szCs w:val="22"/>
          <w:lang w:val="vi-VN"/>
          <w:rPrChange w:id="35" w:author="[Base-Legal]_CN" w:date="2026-10-05T09:20:00Z">
            <w:rPr>
              <w:rFonts w:ascii="Cambria" w:eastAsia="Times New Roman" w:hAnsi="Cambria" w:cs="Arial"/>
              <w:b/>
              <w:i/>
              <w:color w:val="000000" w:themeColor="text1"/>
              <w:sz w:val="22"/>
              <w:szCs w:val="22"/>
              <w:lang w:val="vi-VN"/>
            </w:rPr>
          </w:rPrChange>
        </w:rPr>
        <w:t xml:space="preserve">V/v: </w:t>
      </w:r>
      <w:r w:rsidR="00414905" w:rsidRPr="001F40FE">
        <w:rPr>
          <w:rFonts w:ascii="Cambria" w:eastAsia="Times New Roman" w:hAnsi="Cambria" w:cs="Arial"/>
          <w:b/>
          <w:i/>
          <w:color w:val="auto"/>
          <w:sz w:val="22"/>
          <w:szCs w:val="22"/>
          <w:lang w:val="vi-VN"/>
          <w:rPrChange w:id="36" w:author="[Base-Legal]_CN" w:date="2026-10-05T09:20:00Z">
            <w:rPr>
              <w:rFonts w:ascii="Cambria" w:eastAsia="Times New Roman" w:hAnsi="Cambria" w:cs="Arial"/>
              <w:b/>
              <w:i/>
              <w:color w:val="000000" w:themeColor="text1"/>
              <w:sz w:val="22"/>
              <w:szCs w:val="22"/>
              <w:lang w:val="vi-VN"/>
            </w:rPr>
          </w:rPrChange>
        </w:rPr>
        <w:t>Nâng cấp ứng dụng sử dụng</w:t>
      </w:r>
    </w:p>
    <w:p w14:paraId="63B56A33" w14:textId="5DAA86F0" w:rsidR="00CA76D5" w:rsidRPr="001F40FE" w:rsidRDefault="00CA76D5" w:rsidP="00C743CD">
      <w:pPr>
        <w:pStyle w:val="ListParagraph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contextualSpacing w:val="0"/>
        <w:rPr>
          <w:rFonts w:ascii="Cambria" w:eastAsia="Times New Roman" w:hAnsi="Cambria" w:cs="Arial"/>
          <w:i/>
          <w:color w:val="auto"/>
          <w:sz w:val="22"/>
          <w:szCs w:val="22"/>
          <w:lang w:val="vi-VN"/>
          <w:rPrChange w:id="37" w:author="[Base-Legal]_CN" w:date="2026-10-05T09:20:00Z">
            <w:rPr>
              <w:rFonts w:ascii="Cambria" w:eastAsia="Times New Roman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</w:pPr>
      <w:r w:rsidRPr="001F40FE">
        <w:rPr>
          <w:rFonts w:ascii="Cambria" w:eastAsia="Times New Roman" w:hAnsi="Cambria" w:cs="Arial"/>
          <w:i/>
          <w:color w:val="auto"/>
          <w:sz w:val="22"/>
          <w:szCs w:val="22"/>
          <w:lang w:val="vi-VN"/>
          <w:rPrChange w:id="38" w:author="[Base-Legal]_CN" w:date="2026-10-05T09:20:00Z">
            <w:rPr>
              <w:rFonts w:ascii="Cambria" w:eastAsia="Times New Roman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  <w:t>Căn cứ H</w:t>
      </w:r>
      <w:r w:rsidR="008E77AE" w:rsidRPr="001F40FE">
        <w:rPr>
          <w:rFonts w:ascii="Cambria" w:eastAsia="Times New Roman" w:hAnsi="Cambria" w:cs="Arial"/>
          <w:i/>
          <w:color w:val="auto"/>
          <w:sz w:val="22"/>
          <w:szCs w:val="22"/>
          <w:lang w:val="vi-VN"/>
          <w:rPrChange w:id="39" w:author="[Base-Legal]_CN" w:date="2026-10-05T09:20:00Z">
            <w:rPr>
              <w:rFonts w:ascii="Cambria" w:eastAsia="Times New Roman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  <w:t xml:space="preserve">ợp đồng cung cấp </w:t>
      </w:r>
      <w:r w:rsidRPr="001F40FE">
        <w:rPr>
          <w:rFonts w:ascii="Cambria" w:eastAsia="Times New Roman" w:hAnsi="Cambria" w:cs="Arial"/>
          <w:i/>
          <w:color w:val="auto"/>
          <w:sz w:val="22"/>
          <w:szCs w:val="22"/>
          <w:lang w:val="vi-VN"/>
          <w:rPrChange w:id="40" w:author="[Base-Legal]_CN" w:date="2026-10-05T09:20:00Z">
            <w:rPr>
              <w:rFonts w:ascii="Cambria" w:eastAsia="Times New Roman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  <w:t xml:space="preserve">phần mềm dịch vụ công nghệ thông tin số </w:t>
      </w:r>
      <w:r w:rsidR="00E85CEC" w:rsidRPr="001F40FE">
        <w:rPr>
          <w:rFonts w:ascii="Cambria" w:eastAsia="Times New Roman" w:hAnsi="Cambria" w:cs="Arial"/>
          <w:i/>
          <w:color w:val="auto"/>
          <w:sz w:val="22"/>
          <w:szCs w:val="22"/>
          <w:lang w:val="vi-VN"/>
          <w:rPrChange w:id="41" w:author="[Base-Legal]_CN" w:date="2026-10-05T09:20:00Z">
            <w:rPr>
              <w:rFonts w:ascii="Cambria" w:eastAsia="Times New Roman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  <w:t>200722-1/183/HD-BASE</w:t>
      </w:r>
      <w:r w:rsidR="00673E3C" w:rsidRPr="001F40FE">
        <w:rPr>
          <w:rFonts w:ascii="Cambria" w:eastAsia="Times New Roman" w:hAnsi="Cambria" w:cs="Arial"/>
          <w:i/>
          <w:color w:val="auto"/>
          <w:sz w:val="22"/>
          <w:szCs w:val="22"/>
          <w:lang w:val="vi-VN"/>
          <w:rPrChange w:id="42" w:author="[Base-Legal]_CN" w:date="2026-10-05T09:20:00Z">
            <w:rPr>
              <w:rFonts w:ascii="Cambria" w:eastAsia="Times New Roman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  <w:t xml:space="preserve"> </w:t>
      </w:r>
      <w:r w:rsidRPr="001F40FE">
        <w:rPr>
          <w:rFonts w:ascii="Cambria" w:eastAsia="Times New Roman" w:hAnsi="Cambria" w:cs="Arial"/>
          <w:i/>
          <w:color w:val="auto"/>
          <w:sz w:val="22"/>
          <w:szCs w:val="22"/>
          <w:lang w:val="vi-VN"/>
          <w:rPrChange w:id="43" w:author="[Base-Legal]_CN" w:date="2026-10-05T09:20:00Z">
            <w:rPr>
              <w:rFonts w:ascii="Cambria" w:eastAsia="Times New Roman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  <w:t xml:space="preserve">ký ngày </w:t>
      </w:r>
      <w:r w:rsidR="00A328BD" w:rsidRPr="001F40FE">
        <w:rPr>
          <w:rFonts w:ascii="Cambria" w:eastAsia="Times New Roman" w:hAnsi="Cambria" w:cs="Arial"/>
          <w:i/>
          <w:color w:val="auto"/>
          <w:sz w:val="22"/>
          <w:szCs w:val="22"/>
          <w:lang w:val="vi-VN"/>
          <w:rPrChange w:id="44" w:author="[Base-Legal]_CN" w:date="2026-10-05T09:20:00Z">
            <w:rPr>
              <w:rFonts w:ascii="Cambria" w:eastAsia="Times New Roman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  <w:t>28/07/2022</w:t>
      </w:r>
      <w:r w:rsidRPr="001F40FE">
        <w:rPr>
          <w:rFonts w:ascii="Cambria" w:eastAsia="Times New Roman" w:hAnsi="Cambria" w:cs="Arial"/>
          <w:i/>
          <w:color w:val="auto"/>
          <w:sz w:val="22"/>
          <w:szCs w:val="22"/>
          <w:lang w:val="vi-VN"/>
          <w:rPrChange w:id="45" w:author="[Base-Legal]_CN" w:date="2026-10-05T09:20:00Z">
            <w:rPr>
              <w:rFonts w:ascii="Cambria" w:eastAsia="Times New Roman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  <w:t xml:space="preserve"> giữa </w:t>
      </w:r>
      <w:r w:rsidR="00F02157" w:rsidRPr="001F40FE">
        <w:rPr>
          <w:rFonts w:ascii="Cambria" w:eastAsia="Times New Roman" w:hAnsi="Cambria" w:cs="Arial"/>
          <w:bCs/>
          <w:i/>
          <w:iCs/>
          <w:color w:val="auto"/>
          <w:sz w:val="22"/>
          <w:szCs w:val="22"/>
          <w:lang w:val="vi-VN"/>
          <w:rPrChange w:id="46" w:author="[Base-Legal]_CN" w:date="2026-10-05T09:20:00Z">
            <w:rPr>
              <w:rFonts w:ascii="Cambria" w:eastAsia="Times New Roman" w:hAnsi="Cambria" w:cs="Arial"/>
              <w:bCs/>
              <w:i/>
              <w:iCs/>
              <w:color w:val="000000" w:themeColor="text1"/>
              <w:sz w:val="22"/>
              <w:szCs w:val="22"/>
              <w:highlight w:val="yellow"/>
              <w:lang w:val="vi-VN"/>
            </w:rPr>
          </w:rPrChange>
        </w:rPr>
        <w:t>CÔNG TY TNHH HẦM RƯỢU CHÂU Á</w:t>
      </w:r>
      <w:r w:rsidRPr="001F40FE">
        <w:rPr>
          <w:rFonts w:ascii="Cambria" w:eastAsia="Times New Roman" w:hAnsi="Cambria" w:cs="Arial"/>
          <w:i/>
          <w:color w:val="auto"/>
          <w:sz w:val="22"/>
          <w:szCs w:val="22"/>
          <w:lang w:val="vi-VN"/>
          <w:rPrChange w:id="47" w:author="[Base-Legal]_CN" w:date="2026-10-05T09:20:00Z">
            <w:rPr>
              <w:rFonts w:ascii="Cambria" w:eastAsia="Times New Roman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  <w:t xml:space="preserve"> và </w:t>
      </w:r>
      <w:r w:rsidR="00A50F3B" w:rsidRPr="001F40FE">
        <w:rPr>
          <w:rFonts w:ascii="Cambria" w:eastAsia="Times New Roman" w:hAnsi="Cambria" w:cs="Arial"/>
          <w:i/>
          <w:color w:val="auto"/>
          <w:sz w:val="22"/>
          <w:szCs w:val="22"/>
          <w:lang w:val="vi-VN"/>
          <w:rPrChange w:id="48" w:author="[Base-Legal]_CN" w:date="2026-10-05T09:20:00Z">
            <w:rPr>
              <w:rFonts w:ascii="Cambria" w:eastAsia="Times New Roman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  <w:t>CÔNG TY CỔ PHẦN BASE ENTERPRISE</w:t>
      </w:r>
      <w:r w:rsidRPr="001F40FE">
        <w:rPr>
          <w:rFonts w:ascii="Cambria" w:eastAsia="Times New Roman" w:hAnsi="Cambria" w:cs="Arial"/>
          <w:i/>
          <w:color w:val="auto"/>
          <w:sz w:val="22"/>
          <w:szCs w:val="22"/>
          <w:lang w:val="vi-VN"/>
          <w:rPrChange w:id="49" w:author="[Base-Legal]_CN" w:date="2026-10-05T09:20:00Z">
            <w:rPr>
              <w:rFonts w:ascii="Cambria" w:eastAsia="Times New Roman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  <w:t xml:space="preserve"> và các phụ lục đính kèm </w:t>
      </w:r>
      <w:r w:rsidR="00C0486F" w:rsidRPr="001F40FE">
        <w:rPr>
          <w:rFonts w:ascii="Cambria" w:eastAsia="Times New Roman" w:hAnsi="Cambria" w:cs="Arial"/>
          <w:i/>
          <w:color w:val="auto"/>
          <w:sz w:val="22"/>
          <w:szCs w:val="22"/>
          <w:lang w:val="vi-VN"/>
          <w:rPrChange w:id="50" w:author="[Base-Legal]_CN" w:date="2026-10-05T09:20:00Z">
            <w:rPr>
              <w:rFonts w:ascii="Cambria" w:eastAsia="Times New Roman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  <w:t xml:space="preserve">(nếu có) </w:t>
      </w:r>
      <w:r w:rsidRPr="001F40FE">
        <w:rPr>
          <w:rFonts w:ascii="Cambria" w:eastAsia="Times New Roman" w:hAnsi="Cambria" w:cs="Arial"/>
          <w:i/>
          <w:color w:val="auto"/>
          <w:sz w:val="22"/>
          <w:szCs w:val="22"/>
          <w:lang w:val="vi-VN"/>
          <w:rPrChange w:id="51" w:author="[Base-Legal]_CN" w:date="2026-10-05T09:20:00Z">
            <w:rPr>
              <w:rFonts w:ascii="Cambria" w:eastAsia="Times New Roman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  <w:t>(Sau đây gọi tắt là "Hợp đồng");</w:t>
      </w:r>
    </w:p>
    <w:p w14:paraId="541742D5" w14:textId="200278D8" w:rsidR="00C50178" w:rsidRPr="001F40FE" w:rsidRDefault="00CA76D5" w:rsidP="007C01DA">
      <w:pPr>
        <w:pStyle w:val="ListParagraph"/>
        <w:widowControl/>
        <w:numPr>
          <w:ilvl w:val="0"/>
          <w:numId w:val="1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contextualSpacing w:val="0"/>
        <w:jc w:val="left"/>
        <w:rPr>
          <w:rFonts w:ascii="Cambria" w:eastAsia="Times New Roman" w:hAnsi="Cambria" w:cs="Arial"/>
          <w:i/>
          <w:color w:val="auto"/>
          <w:sz w:val="22"/>
          <w:szCs w:val="22"/>
          <w:lang w:val="vi-VN"/>
          <w:rPrChange w:id="52" w:author="[Base-Legal]_CN" w:date="2026-10-05T09:20:00Z">
            <w:rPr>
              <w:rFonts w:ascii="Cambria" w:eastAsia="Times New Roman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</w:pPr>
      <w:r w:rsidRPr="001F40FE">
        <w:rPr>
          <w:rFonts w:ascii="Cambria" w:eastAsia="Times New Roman" w:hAnsi="Cambria" w:cs="Arial"/>
          <w:i/>
          <w:color w:val="auto"/>
          <w:sz w:val="22"/>
          <w:szCs w:val="22"/>
          <w:lang w:val="vi-VN"/>
          <w:rPrChange w:id="53" w:author="[Base-Legal]_CN" w:date="2026-10-05T09:20:00Z">
            <w:rPr>
              <w:rFonts w:ascii="Cambria" w:eastAsia="Times New Roman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  <w:t>Căn cứ vào nhu cầu và thỏa thuận của các bên;</w:t>
      </w:r>
    </w:p>
    <w:p w14:paraId="0F3959B6" w14:textId="77777777" w:rsidR="005A5AE0" w:rsidRPr="001F40FE" w:rsidRDefault="005A5AE0" w:rsidP="007C01D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rPr>
          <w:rFonts w:ascii="Cambria" w:eastAsia="Cambria" w:hAnsi="Cambria" w:cs="Arial"/>
          <w:color w:val="auto"/>
          <w:sz w:val="12"/>
          <w:szCs w:val="12"/>
          <w:lang w:val="vi-VN"/>
          <w:rPrChange w:id="54" w:author="[Base-Legal]_CN" w:date="2026-10-05T09:20:00Z">
            <w:rPr>
              <w:rFonts w:ascii="Cambria" w:eastAsia="Cambria" w:hAnsi="Cambria" w:cs="Arial"/>
              <w:color w:val="000000" w:themeColor="text1"/>
              <w:sz w:val="12"/>
              <w:szCs w:val="12"/>
              <w:lang w:val="vi-VN"/>
            </w:rPr>
          </w:rPrChange>
        </w:rPr>
      </w:pPr>
    </w:p>
    <w:p w14:paraId="0194BECC" w14:textId="0BF19C5E" w:rsidR="00C50178" w:rsidRPr="001F40FE" w:rsidRDefault="005A5AE0" w:rsidP="007C01D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rPr>
          <w:rFonts w:ascii="Cambria" w:eastAsia="Cambria" w:hAnsi="Cambria" w:cs="Arial"/>
          <w:color w:val="auto"/>
          <w:sz w:val="22"/>
          <w:szCs w:val="22"/>
          <w:rPrChange w:id="55" w:author="[Base-Legal]_CN" w:date="2026-10-05T09:20:00Z">
            <w:rPr>
              <w:rFonts w:ascii="Cambria" w:eastAsia="Cambria" w:hAnsi="Cambria" w:cs="Arial"/>
              <w:color w:val="000000" w:themeColor="text1"/>
              <w:sz w:val="22"/>
              <w:szCs w:val="22"/>
            </w:rPr>
          </w:rPrChange>
        </w:rPr>
      </w:pPr>
      <w:r w:rsidRPr="001F40FE">
        <w:rPr>
          <w:rFonts w:ascii="Cambria" w:eastAsia="Cambria" w:hAnsi="Cambria" w:cs="Arial"/>
          <w:color w:val="auto"/>
          <w:sz w:val="22"/>
          <w:szCs w:val="22"/>
          <w:rPrChange w:id="56" w:author="[Base-Legal]_CN" w:date="2026-10-05T09:20:00Z">
            <w:rPr>
              <w:rFonts w:ascii="Cambria" w:eastAsia="Cambria" w:hAnsi="Cambria" w:cs="Arial"/>
              <w:color w:val="000000" w:themeColor="text1"/>
              <w:sz w:val="22"/>
              <w:szCs w:val="22"/>
            </w:rPr>
          </w:rPrChange>
        </w:rPr>
        <w:t>Chúng tôi gồm: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7015"/>
        <w:tblGridChange w:id="57">
          <w:tblGrid>
            <w:gridCol w:w="2155"/>
            <w:gridCol w:w="7015"/>
          </w:tblGrid>
        </w:tblGridChange>
      </w:tblGrid>
      <w:tr w:rsidR="001F40FE" w:rsidRPr="001F40FE" w14:paraId="5A613086" w14:textId="77777777" w:rsidTr="00922851">
        <w:tc>
          <w:tcPr>
            <w:tcW w:w="9170" w:type="dxa"/>
            <w:gridSpan w:val="2"/>
            <w:tcBorders>
              <w:top w:val="nil"/>
              <w:bottom w:val="single" w:sz="12" w:space="0" w:color="auto"/>
            </w:tcBorders>
          </w:tcPr>
          <w:p w14:paraId="655DCBD2" w14:textId="4C736AA5" w:rsidR="00A354D1" w:rsidRPr="001F40FE" w:rsidRDefault="00A354D1" w:rsidP="00A354D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b/>
                <w:color w:val="auto"/>
                <w:sz w:val="22"/>
                <w:szCs w:val="22"/>
                <w:rPrChange w:id="58" w:author="[Base-Legal]_CN" w:date="2026-10-05T09:20:00Z">
                  <w:rPr>
                    <w:rFonts w:ascii="Cambria" w:eastAsia="Arial" w:hAnsi="Cambria" w:cs="Arial"/>
                    <w:b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b/>
                <w:color w:val="auto"/>
                <w:sz w:val="22"/>
                <w:szCs w:val="22"/>
                <w:rPrChange w:id="59" w:author="[Base-Legal]_CN" w:date="2026-10-05T09:20:00Z">
                  <w:rPr>
                    <w:rFonts w:ascii="Cambria" w:eastAsia="Arial" w:hAnsi="Cambria" w:cs="Arial"/>
                    <w:b/>
                    <w:color w:val="000000" w:themeColor="text1"/>
                    <w:sz w:val="22"/>
                    <w:szCs w:val="22"/>
                  </w:rPr>
                </w:rPrChange>
              </w:rPr>
              <w:t xml:space="preserve">Bên sử dụng dịch vụ (Bên A): </w:t>
            </w:r>
            <w:r w:rsidR="00F02157" w:rsidRPr="001F40FE">
              <w:rPr>
                <w:rFonts w:ascii="Cambria" w:eastAsia="Arial" w:hAnsi="Cambria" w:cs="Arial"/>
                <w:b/>
                <w:color w:val="auto"/>
                <w:sz w:val="22"/>
                <w:szCs w:val="22"/>
                <w:rPrChange w:id="60" w:author="[Base-Legal]_CN" w:date="2026-10-05T09:20:00Z">
                  <w:rPr>
                    <w:rFonts w:ascii="Cambria" w:eastAsia="Arial" w:hAnsi="Cambria" w:cs="Arial"/>
                    <w:b/>
                    <w:color w:val="000000" w:themeColor="text1"/>
                    <w:sz w:val="22"/>
                    <w:szCs w:val="22"/>
                    <w:highlight w:val="yellow"/>
                  </w:rPr>
                </w:rPrChange>
              </w:rPr>
              <w:t>CÔNG TY TNHH HẦM RƯỢU CHÂU Á</w:t>
            </w:r>
          </w:p>
        </w:tc>
      </w:tr>
      <w:tr w:rsidR="001F40FE" w:rsidRPr="001F40FE" w14:paraId="7F8E9E33" w14:textId="77777777" w:rsidTr="00B02612">
        <w:tc>
          <w:tcPr>
            <w:tcW w:w="2155" w:type="dxa"/>
            <w:tcBorders>
              <w:top w:val="single" w:sz="12" w:space="0" w:color="auto"/>
            </w:tcBorders>
          </w:tcPr>
          <w:p w14:paraId="5D8F5A79" w14:textId="77777777" w:rsidR="00FF4BA8" w:rsidRPr="001F40FE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61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62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  <w:t xml:space="preserve">Người đại diện: </w:t>
            </w:r>
          </w:p>
        </w:tc>
        <w:tc>
          <w:tcPr>
            <w:tcW w:w="7015" w:type="dxa"/>
            <w:tcBorders>
              <w:top w:val="single" w:sz="12" w:space="0" w:color="auto"/>
            </w:tcBorders>
          </w:tcPr>
          <w:p w14:paraId="5F8EACF8" w14:textId="550E6BAE" w:rsidR="00FF4BA8" w:rsidRPr="001F40FE" w:rsidRDefault="00F02157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3830"/>
              </w:tabs>
              <w:spacing w:before="0" w:after="60" w:line="324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63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64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  <w:highlight w:val="yellow"/>
                  </w:rPr>
                </w:rPrChange>
              </w:rPr>
              <w:t>Bà Nguyễn Vũ Hoài Anh</w:t>
            </w:r>
            <w:r w:rsidR="00FF4BA8"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65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  <w:tab/>
              <w:t xml:space="preserve">Chức vụ: </w:t>
            </w: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66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  <w:highlight w:val="yellow"/>
                  </w:rPr>
                </w:rPrChange>
              </w:rPr>
              <w:t>Giám đốc</w:t>
            </w:r>
          </w:p>
        </w:tc>
      </w:tr>
      <w:tr w:rsidR="001F40FE" w:rsidRPr="001F40FE" w14:paraId="0259C4EE" w14:textId="77777777" w:rsidTr="00B02612">
        <w:tc>
          <w:tcPr>
            <w:tcW w:w="2155" w:type="dxa"/>
          </w:tcPr>
          <w:p w14:paraId="1D581140" w14:textId="77777777" w:rsidR="00FF4BA8" w:rsidRPr="001F40FE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67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68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  <w:t>Địa chỉ trụ sở:</w:t>
            </w:r>
          </w:p>
        </w:tc>
        <w:tc>
          <w:tcPr>
            <w:tcW w:w="7015" w:type="dxa"/>
          </w:tcPr>
          <w:p w14:paraId="569A8E81" w14:textId="18230BA6" w:rsidR="00FF4BA8" w:rsidRPr="001F40FE" w:rsidRDefault="006D6F95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69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ins w:id="70" w:author="Long Nguyễn Văn" w:date="2026-10-02T09:57:00Z">
              <w:r w:rsidRPr="001F40FE">
                <w:rPr>
                  <w:rFonts w:ascii="Cambria" w:eastAsia="Arial" w:hAnsi="Cambria" w:cs="Arial"/>
                  <w:color w:val="auto"/>
                  <w:sz w:val="22"/>
                  <w:szCs w:val="22"/>
                  <w:rPrChange w:id="71" w:author="[Base-Legal]_CN" w:date="2026-10-05T09:20:00Z">
                    <w:rPr>
                      <w:rFonts w:ascii="Cambria" w:eastAsia="Arial" w:hAnsi="Cambria" w:cs="Arial"/>
                      <w:color w:val="000000" w:themeColor="text1"/>
                      <w:sz w:val="22"/>
                      <w:szCs w:val="22"/>
                    </w:rPr>
                  </w:rPrChange>
                </w:rPr>
                <w:t>Số 18 phố Yên Thế, Phường Điện Biên, Quận Ba Đình, Thành phố Hà Nội, Việt Nam</w:t>
              </w:r>
            </w:ins>
            <w:del w:id="72" w:author="Long Nguyễn Văn" w:date="2026-10-02T09:57:00Z">
              <w:r w:rsidR="00F02157" w:rsidRPr="001F40FE" w:rsidDel="006D6F95">
                <w:rPr>
                  <w:rFonts w:ascii="Cambria" w:eastAsia="Arial" w:hAnsi="Cambria" w:cs="Arial"/>
                  <w:color w:val="auto"/>
                  <w:sz w:val="22"/>
                  <w:szCs w:val="22"/>
                  <w:rPrChange w:id="73" w:author="[Base-Legal]_CN" w:date="2026-10-05T09:20:00Z">
                    <w:rPr>
                      <w:rFonts w:ascii="Cambria" w:eastAsia="Arial" w:hAnsi="Cambria" w:cs="Arial"/>
                      <w:color w:val="000000" w:themeColor="text1"/>
                      <w:sz w:val="22"/>
                      <w:szCs w:val="22"/>
                      <w:highlight w:val="yellow"/>
                    </w:rPr>
                  </w:rPrChange>
                </w:rPr>
                <w:delText>Số 18 phố Yên Thế, Phường Văn Miếu - Quốc Tử Giám, Thành phố Hà Nội, Việt Nam</w:delText>
              </w:r>
            </w:del>
          </w:p>
        </w:tc>
      </w:tr>
      <w:tr w:rsidR="001F40FE" w:rsidRPr="001F40FE" w14:paraId="1DDBBABB" w14:textId="77777777" w:rsidTr="00B02612">
        <w:tc>
          <w:tcPr>
            <w:tcW w:w="2155" w:type="dxa"/>
          </w:tcPr>
          <w:p w14:paraId="48E49EAD" w14:textId="77777777" w:rsidR="00FF4BA8" w:rsidRPr="001F40FE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74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75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  <w:t>Địa chỉ giao dịch:</w:t>
            </w:r>
          </w:p>
        </w:tc>
        <w:tc>
          <w:tcPr>
            <w:tcW w:w="7015" w:type="dxa"/>
          </w:tcPr>
          <w:p w14:paraId="05A81FE1" w14:textId="38E04B78" w:rsidR="00FF4BA8" w:rsidRPr="001F40FE" w:rsidRDefault="006D6F95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76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ins w:id="77" w:author="Long Nguyễn Văn" w:date="2026-10-02T09:57:00Z">
              <w:r w:rsidRPr="001F40FE">
                <w:rPr>
                  <w:rFonts w:ascii="Cambria" w:eastAsia="Arial" w:hAnsi="Cambria" w:cs="Arial"/>
                  <w:color w:val="auto"/>
                  <w:sz w:val="22"/>
                  <w:szCs w:val="22"/>
                  <w:rPrChange w:id="78" w:author="[Base-Legal]_CN" w:date="2026-10-05T09:20:00Z">
                    <w:rPr>
                      <w:rFonts w:ascii="Cambria" w:eastAsia="Arial" w:hAnsi="Cambria" w:cs="Arial"/>
                      <w:color w:val="000000" w:themeColor="text1"/>
                      <w:sz w:val="22"/>
                      <w:szCs w:val="22"/>
                    </w:rPr>
                  </w:rPrChange>
                </w:rPr>
                <w:t>Số 18 phố Yên Thế, Phường Điện Biên, Quận Ba Đình, Thành phố Hà Nội, Việt Nam</w:t>
              </w:r>
            </w:ins>
            <w:del w:id="79" w:author="Long Nguyễn Văn" w:date="2026-10-02T09:57:00Z">
              <w:r w:rsidR="00F02157" w:rsidRPr="001F40FE" w:rsidDel="006D6F95">
                <w:rPr>
                  <w:rFonts w:ascii="Cambria" w:eastAsia="Arial" w:hAnsi="Cambria" w:cs="Arial"/>
                  <w:color w:val="auto"/>
                  <w:sz w:val="22"/>
                  <w:szCs w:val="22"/>
                  <w:rPrChange w:id="80" w:author="[Base-Legal]_CN" w:date="2026-10-05T09:20:00Z">
                    <w:rPr>
                      <w:rFonts w:ascii="Cambria" w:eastAsia="Arial" w:hAnsi="Cambria" w:cs="Arial"/>
                      <w:color w:val="000000" w:themeColor="text1"/>
                      <w:sz w:val="22"/>
                      <w:szCs w:val="22"/>
                      <w:highlight w:val="yellow"/>
                    </w:rPr>
                  </w:rPrChange>
                </w:rPr>
                <w:delText>Số 18 phố Yên Thế, Phường Văn Miếu - Quốc Tử Giám, Thành phố Hà Nội, Việt Nam</w:delText>
              </w:r>
            </w:del>
          </w:p>
        </w:tc>
      </w:tr>
      <w:tr w:rsidR="001F40FE" w:rsidRPr="001F40FE" w14:paraId="5DAFEC89" w14:textId="77777777" w:rsidTr="00B02612">
        <w:tc>
          <w:tcPr>
            <w:tcW w:w="2155" w:type="dxa"/>
          </w:tcPr>
          <w:p w14:paraId="1197500F" w14:textId="77777777" w:rsidR="00FF4BA8" w:rsidRPr="001F40FE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81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82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  <w:t>Số ĐKKD/MST:</w:t>
            </w:r>
          </w:p>
        </w:tc>
        <w:tc>
          <w:tcPr>
            <w:tcW w:w="7015" w:type="dxa"/>
          </w:tcPr>
          <w:p w14:paraId="74E704CC" w14:textId="1C1D0568" w:rsidR="00FF4BA8" w:rsidRPr="001F40FE" w:rsidRDefault="00F02157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83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84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  <w:highlight w:val="yellow"/>
                  </w:rPr>
                </w:rPrChange>
              </w:rPr>
              <w:t>0105251191</w:t>
            </w:r>
          </w:p>
        </w:tc>
      </w:tr>
      <w:tr w:rsidR="001F40FE" w:rsidRPr="001F40FE" w14:paraId="4147A409" w14:textId="77777777" w:rsidTr="00B02612">
        <w:tc>
          <w:tcPr>
            <w:tcW w:w="9170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14:paraId="55BDF693" w14:textId="77777777" w:rsidR="00FF4BA8" w:rsidRPr="001F40FE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b/>
                <w:color w:val="auto"/>
                <w:sz w:val="22"/>
                <w:szCs w:val="22"/>
                <w:rPrChange w:id="85" w:author="[Base-Legal]_CN" w:date="2026-10-05T09:20:00Z">
                  <w:rPr>
                    <w:rFonts w:ascii="Cambria" w:eastAsia="Arial" w:hAnsi="Cambria" w:cs="Arial"/>
                    <w:b/>
                    <w:color w:val="000000" w:themeColor="text1"/>
                    <w:sz w:val="22"/>
                    <w:szCs w:val="22"/>
                  </w:rPr>
                </w:rPrChange>
              </w:rPr>
            </w:pPr>
          </w:p>
          <w:p w14:paraId="73A94EF9" w14:textId="77777777" w:rsidR="00FF4BA8" w:rsidRPr="001F40FE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86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b/>
                <w:color w:val="auto"/>
                <w:sz w:val="22"/>
                <w:szCs w:val="22"/>
                <w:rPrChange w:id="87" w:author="[Base-Legal]_CN" w:date="2026-10-05T09:20:00Z">
                  <w:rPr>
                    <w:rFonts w:ascii="Cambria" w:eastAsia="Arial" w:hAnsi="Cambria" w:cs="Arial"/>
                    <w:b/>
                    <w:color w:val="000000" w:themeColor="text1"/>
                    <w:sz w:val="22"/>
                    <w:szCs w:val="22"/>
                  </w:rPr>
                </w:rPrChange>
              </w:rPr>
              <w:t>Bên cung cấp dịch vụ (Bên B): CÔNG TY CỔ PHẦN BASE ENTERPRISE</w:t>
            </w:r>
          </w:p>
        </w:tc>
      </w:tr>
      <w:tr w:rsidR="00734A96" w:rsidRPr="001F40FE" w14:paraId="6CA38DF4" w14:textId="77777777" w:rsidTr="00FF3A1C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PrExChange w:id="88" w:author="[Base-Legal]_CN" w:date="2026-10-05T09:29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</w:tblPrEx>
          </w:tblPrExChange>
        </w:tblPrEx>
        <w:tc>
          <w:tcPr>
            <w:tcW w:w="2155" w:type="dxa"/>
            <w:tcBorders>
              <w:top w:val="single" w:sz="12" w:space="0" w:color="auto"/>
            </w:tcBorders>
            <w:tcPrChange w:id="89" w:author="[Base-Legal]_CN" w:date="2026-10-05T09:29:00Z">
              <w:tcPr>
                <w:tcW w:w="2155" w:type="dxa"/>
                <w:tcBorders>
                  <w:top w:val="single" w:sz="12" w:space="0" w:color="auto"/>
                </w:tcBorders>
              </w:tcPr>
            </w:tcPrChange>
          </w:tcPr>
          <w:p w14:paraId="746CD797" w14:textId="77777777" w:rsidR="00734A96" w:rsidRPr="001F40FE" w:rsidRDefault="00734A96" w:rsidP="00734A9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90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bookmarkStart w:id="91" w:name="_GoBack" w:colFirst="1" w:colLast="1"/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92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  <w:t>Người đại diện:</w:t>
            </w:r>
          </w:p>
        </w:tc>
        <w:tc>
          <w:tcPr>
            <w:tcW w:w="7015" w:type="dxa"/>
            <w:tcBorders>
              <w:top w:val="single" w:sz="12" w:space="0" w:color="auto"/>
            </w:tcBorders>
            <w:shd w:val="clear" w:color="auto" w:fill="auto"/>
            <w:tcPrChange w:id="93" w:author="[Base-Legal]_CN" w:date="2026-10-05T09:29:00Z">
              <w:tcPr>
                <w:tcW w:w="7015" w:type="dxa"/>
                <w:tcBorders>
                  <w:top w:val="single" w:sz="12" w:space="0" w:color="auto"/>
                </w:tcBorders>
              </w:tcPr>
            </w:tcPrChange>
          </w:tcPr>
          <w:p w14:paraId="5DBE854C" w14:textId="77777777" w:rsidR="00734A96" w:rsidRPr="001C2125" w:rsidRDefault="00734A96" w:rsidP="00734A9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3045"/>
              </w:tabs>
              <w:spacing w:line="312" w:lineRule="auto"/>
              <w:ind w:left="-105"/>
              <w:rPr>
                <w:ins w:id="94" w:author="[Base-Legal]_CN" w:date="2026-10-05T09:29:00Z"/>
                <w:rFonts w:ascii="Cambria" w:eastAsia="Arial" w:hAnsi="Cambria" w:cs="Arial"/>
                <w:color w:val="000000" w:themeColor="text1"/>
                <w:sz w:val="22"/>
                <w:szCs w:val="22"/>
              </w:rPr>
            </w:pPr>
            <w:ins w:id="95" w:author="[Base-Legal]_CN" w:date="2026-10-05T09:29:00Z">
              <w:r w:rsidRPr="001C2125">
                <w:rPr>
                  <w:rFonts w:ascii="Cambria" w:eastAsia="Arial" w:hAnsi="Cambria" w:cs="Arial"/>
                  <w:color w:val="000000" w:themeColor="text1"/>
                  <w:sz w:val="22"/>
                  <w:szCs w:val="22"/>
                </w:rPr>
                <w:t>Ông Phạm Duy Hiệp</w:t>
              </w:r>
              <w:r w:rsidRPr="001C2125">
                <w:rPr>
                  <w:rFonts w:ascii="Cambria" w:eastAsia="Arial" w:hAnsi="Cambria" w:cs="Arial"/>
                  <w:color w:val="000000" w:themeColor="text1"/>
                  <w:sz w:val="22"/>
                  <w:szCs w:val="22"/>
                </w:rPr>
                <w:tab/>
                <w:t>Chức vụ: Giám đốc công nghệ thông tin</w:t>
              </w:r>
            </w:ins>
          </w:p>
          <w:p w14:paraId="4554A6EC" w14:textId="710CA779" w:rsidR="00734A96" w:rsidRPr="001F40FE" w:rsidDel="00FF3A1C" w:rsidRDefault="00734A96" w:rsidP="00734A9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3045"/>
              </w:tabs>
              <w:spacing w:line="312" w:lineRule="auto"/>
              <w:ind w:left="-105"/>
              <w:rPr>
                <w:del w:id="96" w:author="[Base-Legal]_CN" w:date="2026-10-05T09:29:00Z"/>
                <w:rFonts w:ascii="Cambria" w:eastAsia="Arial" w:hAnsi="Cambria" w:cs="Arial"/>
                <w:color w:val="auto"/>
                <w:sz w:val="22"/>
                <w:szCs w:val="22"/>
                <w:rPrChange w:id="97" w:author="[Base-Legal]_CN" w:date="2026-10-05T09:20:00Z">
                  <w:rPr>
                    <w:del w:id="98" w:author="[Base-Legal]_CN" w:date="2026-10-05T09:29:00Z"/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ins w:id="99" w:author="[Base-Legal]_CN" w:date="2026-10-05T09:29:00Z">
              <w:r w:rsidRPr="001C2125">
                <w:rPr>
                  <w:rFonts w:ascii="Cambria" w:eastAsia="Arial" w:hAnsi="Cambria" w:cs="Arial"/>
                  <w:i/>
                  <w:iCs/>
                  <w:color w:val="000000" w:themeColor="text1"/>
                  <w:sz w:val="22"/>
                  <w:szCs w:val="22"/>
                </w:rPr>
                <w:t xml:space="preserve">(Theo Giấy uỷ quyền số 080124/UQ-BASE ngày 08/01/2024)          </w:t>
              </w:r>
            </w:ins>
            <w:del w:id="100" w:author="[Base-Legal]_CN" w:date="2026-10-05T09:29:00Z">
              <w:r w:rsidRPr="001F40FE" w:rsidDel="00FF3A1C">
                <w:rPr>
                  <w:rFonts w:ascii="Cambria" w:eastAsia="Arial" w:hAnsi="Cambria" w:cs="Arial"/>
                  <w:color w:val="auto"/>
                  <w:sz w:val="22"/>
                  <w:szCs w:val="22"/>
                  <w:rPrChange w:id="101" w:author="[Base-Legal]_CN" w:date="2026-10-05T09:20:00Z">
                    <w:rPr>
                      <w:rFonts w:ascii="Cambria" w:eastAsia="Arial" w:hAnsi="Cambria" w:cs="Arial"/>
                      <w:color w:val="000000" w:themeColor="text1"/>
                      <w:sz w:val="22"/>
                      <w:szCs w:val="22"/>
                    </w:rPr>
                  </w:rPrChange>
                </w:rPr>
                <w:delText>Ông Phạm Duy Hiệp</w:delText>
              </w:r>
              <w:r w:rsidRPr="001F40FE" w:rsidDel="00FF3A1C">
                <w:rPr>
                  <w:rFonts w:ascii="Cambria" w:eastAsia="Arial" w:hAnsi="Cambria" w:cs="Arial"/>
                  <w:color w:val="auto"/>
                  <w:sz w:val="22"/>
                  <w:szCs w:val="22"/>
                  <w:rPrChange w:id="102" w:author="[Base-Legal]_CN" w:date="2026-10-05T09:20:00Z">
                    <w:rPr>
                      <w:rFonts w:ascii="Cambria" w:eastAsia="Arial" w:hAnsi="Cambria" w:cs="Arial"/>
                      <w:color w:val="000000" w:themeColor="text1"/>
                      <w:sz w:val="22"/>
                      <w:szCs w:val="22"/>
                    </w:rPr>
                  </w:rPrChange>
                </w:rPr>
                <w:tab/>
                <w:delText>Chức vụ: Giám đốc công nghệ thông tin</w:delText>
              </w:r>
            </w:del>
          </w:p>
          <w:p w14:paraId="0E97B265" w14:textId="2F760585" w:rsidR="00734A96" w:rsidRPr="001F40FE" w:rsidRDefault="00734A96" w:rsidP="00734A9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3830"/>
              </w:tabs>
              <w:spacing w:before="0" w:after="60" w:line="324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103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del w:id="104" w:author="[Base-Legal]_CN" w:date="2026-10-05T09:29:00Z">
              <w:r w:rsidRPr="001F40FE" w:rsidDel="00FF3A1C">
                <w:rPr>
                  <w:rFonts w:ascii="Cambria" w:eastAsia="Arial" w:hAnsi="Cambria" w:cs="Arial"/>
                  <w:i/>
                  <w:iCs/>
                  <w:color w:val="auto"/>
                  <w:sz w:val="22"/>
                  <w:szCs w:val="22"/>
                  <w:rPrChange w:id="105" w:author="[Base-Legal]_CN" w:date="2026-10-05T09:20:00Z">
                    <w:rPr>
                      <w:rFonts w:ascii="Cambria" w:eastAsia="Arial" w:hAnsi="Cambria" w:cs="Arial"/>
                      <w:i/>
                      <w:iCs/>
                      <w:color w:val="000000" w:themeColor="text1"/>
                      <w:sz w:val="22"/>
                      <w:szCs w:val="22"/>
                    </w:rPr>
                  </w:rPrChange>
                </w:rPr>
                <w:delText>(Theo Giấy uỷ quyền số 201025-02/UQ-BASE ngày 20/10/2025)</w:delText>
              </w:r>
            </w:del>
          </w:p>
        </w:tc>
      </w:tr>
      <w:tr w:rsidR="00734A96" w:rsidRPr="001F40FE" w14:paraId="37D0B97E" w14:textId="77777777" w:rsidTr="00FF3A1C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PrExChange w:id="106" w:author="[Base-Legal]_CN" w:date="2026-10-05T09:29:00Z">
            <w:tblPrEx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</w:tblPrEx>
          </w:tblPrExChange>
        </w:tblPrEx>
        <w:tc>
          <w:tcPr>
            <w:tcW w:w="2155" w:type="dxa"/>
            <w:tcPrChange w:id="107" w:author="[Base-Legal]_CN" w:date="2026-10-05T09:29:00Z">
              <w:tcPr>
                <w:tcW w:w="2155" w:type="dxa"/>
              </w:tcPr>
            </w:tcPrChange>
          </w:tcPr>
          <w:p w14:paraId="5989AB7F" w14:textId="77777777" w:rsidR="00734A96" w:rsidRPr="001F40FE" w:rsidRDefault="00734A96" w:rsidP="00734A9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108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109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  <w:t>Địa chỉ trụ sở:</w:t>
            </w:r>
          </w:p>
        </w:tc>
        <w:tc>
          <w:tcPr>
            <w:tcW w:w="7015" w:type="dxa"/>
            <w:shd w:val="clear" w:color="auto" w:fill="auto"/>
            <w:tcPrChange w:id="110" w:author="[Base-Legal]_CN" w:date="2026-10-05T09:29:00Z">
              <w:tcPr>
                <w:tcW w:w="7015" w:type="dxa"/>
              </w:tcPr>
            </w:tcPrChange>
          </w:tcPr>
          <w:p w14:paraId="118509AC" w14:textId="37226AD7" w:rsidR="00734A96" w:rsidRPr="001F40FE" w:rsidRDefault="00734A96" w:rsidP="00734A96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111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ins w:id="112" w:author="[Base-Legal]_CN" w:date="2026-10-05T09:29:00Z">
              <w:r w:rsidRPr="001C2125">
                <w:rPr>
                  <w:rFonts w:ascii="Cambria" w:eastAsia="Arial" w:hAnsi="Cambria" w:cs="Arial"/>
                  <w:color w:val="000000" w:themeColor="text1"/>
                  <w:sz w:val="22"/>
                  <w:szCs w:val="22"/>
                </w:rPr>
                <w:t>Tầng 3 Tòa A (No.2) GoldSeason, 47 Nguyễn Tuân, Phường Thanh Xuân Trung, Quận Thanh Xuân, Thành phố Hà Nội, Việt Nam</w:t>
              </w:r>
              <w:r w:rsidRPr="001C2125" w:rsidDel="000A1C46">
                <w:rPr>
                  <w:rFonts w:ascii="Cambria" w:eastAsia="Arial" w:hAnsi="Cambria" w:cs="Arial"/>
                  <w:color w:val="000000" w:themeColor="text1"/>
                  <w:sz w:val="22"/>
                  <w:szCs w:val="22"/>
                </w:rPr>
                <w:t xml:space="preserve"> </w:t>
              </w:r>
            </w:ins>
            <w:del w:id="113" w:author="[Base-Legal]_CN" w:date="2026-10-05T09:29:00Z">
              <w:r w:rsidRPr="001F40FE" w:rsidDel="00FF3A1C">
                <w:rPr>
                  <w:rFonts w:ascii="Cambria" w:eastAsia="Arial" w:hAnsi="Cambria" w:cs="Arial"/>
                  <w:color w:val="auto"/>
                  <w:sz w:val="22"/>
                  <w:szCs w:val="22"/>
                  <w:rPrChange w:id="114" w:author="[Base-Legal]_CN" w:date="2026-10-05T09:20:00Z">
                    <w:rPr>
                      <w:rFonts w:ascii="Cambria" w:eastAsia="Arial" w:hAnsi="Cambria" w:cs="Arial"/>
                      <w:color w:val="000000" w:themeColor="text1"/>
                      <w:sz w:val="22"/>
                      <w:szCs w:val="22"/>
                    </w:rPr>
                  </w:rPrChange>
                </w:rPr>
                <w:delText>Tầng 16 - Tháp A, Tòa nhà văn phòng HUD Tower, số 37 Lê Văn Lương, Phường Thanh Xuân, Thành phố Hà Nội, Việt Nam</w:delText>
              </w:r>
            </w:del>
          </w:p>
        </w:tc>
      </w:tr>
      <w:bookmarkEnd w:id="91"/>
      <w:tr w:rsidR="001F40FE" w:rsidRPr="001F40FE" w14:paraId="5F4682BC" w14:textId="77777777" w:rsidTr="00B02612">
        <w:tc>
          <w:tcPr>
            <w:tcW w:w="2155" w:type="dxa"/>
            <w:tcBorders>
              <w:bottom w:val="single" w:sz="4" w:space="0" w:color="auto"/>
            </w:tcBorders>
          </w:tcPr>
          <w:p w14:paraId="3477C599" w14:textId="77777777" w:rsidR="00FF4BA8" w:rsidRPr="001F40FE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115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116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  <w:t>Số ĐKKD/MST:</w:t>
            </w:r>
          </w:p>
        </w:tc>
        <w:tc>
          <w:tcPr>
            <w:tcW w:w="7015" w:type="dxa"/>
            <w:tcBorders>
              <w:bottom w:val="single" w:sz="4" w:space="0" w:color="auto"/>
            </w:tcBorders>
          </w:tcPr>
          <w:p w14:paraId="71E452B9" w14:textId="77777777" w:rsidR="00FF4BA8" w:rsidRPr="001F40FE" w:rsidRDefault="00FF4BA8" w:rsidP="007C01DA">
            <w:pPr>
              <w:widowControl/>
              <w:spacing w:before="0" w:after="60" w:line="324" w:lineRule="auto"/>
              <w:ind w:left="-105"/>
              <w:jc w:val="left"/>
              <w:rPr>
                <w:rFonts w:ascii="Cambria" w:eastAsia="Arial" w:hAnsi="Cambria" w:cs="Arial"/>
                <w:color w:val="auto"/>
                <w:sz w:val="22"/>
                <w:szCs w:val="22"/>
                <w:rPrChange w:id="117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118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  <w:t>0107526719</w:t>
            </w:r>
          </w:p>
        </w:tc>
      </w:tr>
      <w:tr w:rsidR="00FF4BA8" w:rsidRPr="001F40FE" w14:paraId="0C55E495" w14:textId="77777777" w:rsidTr="00B02612">
        <w:tc>
          <w:tcPr>
            <w:tcW w:w="2155" w:type="dxa"/>
            <w:tcBorders>
              <w:top w:val="single" w:sz="4" w:space="0" w:color="auto"/>
              <w:bottom w:val="single" w:sz="4" w:space="0" w:color="auto"/>
            </w:tcBorders>
          </w:tcPr>
          <w:p w14:paraId="2F124622" w14:textId="77777777" w:rsidR="00FF4BA8" w:rsidRPr="001F40FE" w:rsidRDefault="00FF4BA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119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120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  <w:t>Số tài khoản:</w:t>
            </w:r>
          </w:p>
        </w:tc>
        <w:tc>
          <w:tcPr>
            <w:tcW w:w="7015" w:type="dxa"/>
            <w:tcBorders>
              <w:top w:val="single" w:sz="4" w:space="0" w:color="auto"/>
              <w:bottom w:val="single" w:sz="4" w:space="0" w:color="auto"/>
            </w:tcBorders>
          </w:tcPr>
          <w:p w14:paraId="5A815C36" w14:textId="77777777" w:rsidR="005D793B" w:rsidRPr="001F40FE" w:rsidRDefault="005D793B" w:rsidP="005D793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312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121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122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  <w:t xml:space="preserve">0208 2016 868                </w:t>
            </w:r>
          </w:p>
          <w:p w14:paraId="43A0D69C" w14:textId="2FBB69AC" w:rsidR="00FF4BA8" w:rsidRPr="001F40FE" w:rsidRDefault="005D793B" w:rsidP="005D793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ind w:left="-105"/>
              <w:rPr>
                <w:rFonts w:ascii="Cambria" w:eastAsia="Arial" w:hAnsi="Cambria" w:cs="Arial"/>
                <w:color w:val="auto"/>
                <w:sz w:val="22"/>
                <w:szCs w:val="22"/>
                <w:rPrChange w:id="123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124" w:author="[Base-Legal]_CN" w:date="2026-10-05T09:20:00Z">
                  <w:rPr>
                    <w:rFonts w:ascii="Cambria" w:eastAsia="Arial" w:hAnsi="Cambria" w:cs="Arial"/>
                    <w:color w:val="000000" w:themeColor="text1"/>
                    <w:sz w:val="22"/>
                    <w:szCs w:val="22"/>
                  </w:rPr>
                </w:rPrChange>
              </w:rPr>
              <w:t>Mở tại: Ngân hàng TMCP Tiên Phong (TPB) - Chi nhánh Hoàn Kiếm</w:t>
            </w:r>
          </w:p>
        </w:tc>
      </w:tr>
    </w:tbl>
    <w:p w14:paraId="4F088AD4" w14:textId="77777777" w:rsidR="00FF4BA8" w:rsidRPr="001F40FE" w:rsidRDefault="00FF4BA8" w:rsidP="007C01D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rPr>
          <w:rFonts w:ascii="Cambria" w:eastAsia="Cambria" w:hAnsi="Cambria" w:cs="Arial"/>
          <w:color w:val="auto"/>
          <w:sz w:val="22"/>
          <w:szCs w:val="22"/>
          <w:rPrChange w:id="125" w:author="[Base-Legal]_CN" w:date="2026-10-05T09:20:00Z">
            <w:rPr>
              <w:rFonts w:ascii="Cambria" w:eastAsia="Cambria" w:hAnsi="Cambria" w:cs="Arial"/>
              <w:color w:val="000000" w:themeColor="text1"/>
              <w:sz w:val="22"/>
              <w:szCs w:val="22"/>
            </w:rPr>
          </w:rPrChange>
        </w:rPr>
      </w:pPr>
    </w:p>
    <w:p w14:paraId="640C892D" w14:textId="2E255FDC" w:rsidR="003630BB" w:rsidRPr="001F40FE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rPr>
          <w:rFonts w:ascii="Cambria" w:hAnsi="Cambria" w:cs="Arial"/>
          <w:i/>
          <w:color w:val="auto"/>
          <w:sz w:val="22"/>
          <w:szCs w:val="22"/>
          <w:rPrChange w:id="126" w:author="[Base-Legal]_CN" w:date="2026-10-05T09:20:00Z">
            <w:rPr>
              <w:rFonts w:ascii="Cambria" w:hAnsi="Cambria" w:cs="Arial"/>
              <w:i/>
              <w:color w:val="000000" w:themeColor="text1"/>
              <w:sz w:val="22"/>
              <w:szCs w:val="22"/>
            </w:rPr>
          </w:rPrChange>
        </w:rPr>
      </w:pPr>
      <w:r w:rsidRPr="001F40FE">
        <w:rPr>
          <w:rFonts w:ascii="Cambria" w:hAnsi="Cambria" w:cs="Arial"/>
          <w:i/>
          <w:color w:val="auto"/>
          <w:sz w:val="22"/>
          <w:szCs w:val="22"/>
          <w:rPrChange w:id="127" w:author="[Base-Legal]_CN" w:date="2026-10-05T09:20:00Z">
            <w:rPr>
              <w:rFonts w:ascii="Cambria" w:hAnsi="Cambria" w:cs="Arial"/>
              <w:i/>
              <w:color w:val="000000" w:themeColor="text1"/>
              <w:sz w:val="22"/>
              <w:szCs w:val="22"/>
            </w:rPr>
          </w:rPrChange>
        </w:rPr>
        <w:t xml:space="preserve">Căn cứ vào nhu cầu sử dụng, hai </w:t>
      </w:r>
      <w:r w:rsidR="001165E8" w:rsidRPr="001F40FE">
        <w:rPr>
          <w:rFonts w:ascii="Cambria" w:hAnsi="Cambria" w:cs="Arial"/>
          <w:i/>
          <w:color w:val="auto"/>
          <w:sz w:val="22"/>
          <w:szCs w:val="22"/>
          <w:rPrChange w:id="128" w:author="[Base-Legal]_CN" w:date="2026-10-05T09:20:00Z">
            <w:rPr>
              <w:rFonts w:ascii="Cambria" w:hAnsi="Cambria" w:cs="Arial"/>
              <w:i/>
              <w:color w:val="000000" w:themeColor="text1"/>
              <w:sz w:val="22"/>
              <w:szCs w:val="22"/>
            </w:rPr>
          </w:rPrChange>
        </w:rPr>
        <w:t>B</w:t>
      </w:r>
      <w:r w:rsidRPr="001F40FE">
        <w:rPr>
          <w:rFonts w:ascii="Cambria" w:hAnsi="Cambria" w:cs="Arial"/>
          <w:i/>
          <w:color w:val="auto"/>
          <w:sz w:val="22"/>
          <w:szCs w:val="22"/>
          <w:rPrChange w:id="129" w:author="[Base-Legal]_CN" w:date="2026-10-05T09:20:00Z">
            <w:rPr>
              <w:rFonts w:ascii="Cambria" w:hAnsi="Cambria" w:cs="Arial"/>
              <w:i/>
              <w:color w:val="000000" w:themeColor="text1"/>
              <w:sz w:val="22"/>
              <w:szCs w:val="22"/>
            </w:rPr>
          </w:rPrChange>
        </w:rPr>
        <w:t>ên cùng thống nhất ký kết Phụ</w:t>
      </w:r>
      <w:r w:rsidRPr="001F40FE">
        <w:rPr>
          <w:rFonts w:ascii="Cambria" w:hAnsi="Cambria" w:cs="Arial"/>
          <w:i/>
          <w:color w:val="auto"/>
          <w:sz w:val="22"/>
          <w:szCs w:val="22"/>
          <w:lang w:val="vi-VN"/>
          <w:rPrChange w:id="130" w:author="[Base-Legal]_CN" w:date="2026-10-05T09:20:00Z">
            <w:rPr>
              <w:rFonts w:ascii="Cambria" w:hAnsi="Cambria" w:cs="Arial"/>
              <w:i/>
              <w:color w:val="000000" w:themeColor="text1"/>
              <w:sz w:val="22"/>
              <w:szCs w:val="22"/>
              <w:lang w:val="vi-VN"/>
            </w:rPr>
          </w:rPrChange>
        </w:rPr>
        <w:t xml:space="preserve"> lục</w:t>
      </w:r>
      <w:r w:rsidRPr="001F40FE">
        <w:rPr>
          <w:rFonts w:ascii="Cambria" w:hAnsi="Cambria" w:cs="Arial"/>
          <w:i/>
          <w:color w:val="auto"/>
          <w:sz w:val="22"/>
          <w:szCs w:val="22"/>
          <w:rPrChange w:id="131" w:author="[Base-Legal]_CN" w:date="2026-10-05T09:20:00Z">
            <w:rPr>
              <w:rFonts w:ascii="Cambria" w:hAnsi="Cambria" w:cs="Arial"/>
              <w:i/>
              <w:color w:val="000000" w:themeColor="text1"/>
              <w:sz w:val="22"/>
              <w:szCs w:val="22"/>
            </w:rPr>
          </w:rPrChange>
        </w:rPr>
        <w:t xml:space="preserve"> đính kèm Hợp đồng với các điều khoản sau:</w:t>
      </w:r>
    </w:p>
    <w:p w14:paraId="35BB5015" w14:textId="77777777" w:rsidR="00C50178" w:rsidRPr="001F40FE" w:rsidRDefault="00C50178" w:rsidP="007C01DA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851" w:hanging="851"/>
        <w:rPr>
          <w:rFonts w:ascii="Cambria" w:hAnsi="Cambria" w:cs="Arial"/>
          <w:b/>
          <w:color w:val="auto"/>
          <w:sz w:val="22"/>
          <w:szCs w:val="22"/>
          <w:rPrChange w:id="132" w:author="[Base-Legal]_CN" w:date="2026-10-05T09:20:00Z">
            <w:rPr>
              <w:rFonts w:ascii="Cambria" w:hAnsi="Cambria" w:cs="Arial"/>
              <w:b/>
              <w:color w:val="000000" w:themeColor="text1"/>
              <w:sz w:val="22"/>
              <w:szCs w:val="22"/>
            </w:rPr>
          </w:rPrChange>
        </w:rPr>
      </w:pPr>
      <w:r w:rsidRPr="001F40FE">
        <w:rPr>
          <w:rFonts w:ascii="Cambria" w:hAnsi="Cambria" w:cs="Arial"/>
          <w:b/>
          <w:color w:val="auto"/>
          <w:sz w:val="22"/>
          <w:szCs w:val="22"/>
          <w:rPrChange w:id="133" w:author="[Base-Legal]_CN" w:date="2026-10-05T09:20:00Z">
            <w:rPr>
              <w:rFonts w:ascii="Cambria" w:hAnsi="Cambria" w:cs="Arial"/>
              <w:b/>
              <w:color w:val="000000" w:themeColor="text1"/>
              <w:sz w:val="22"/>
              <w:szCs w:val="22"/>
            </w:rPr>
          </w:rPrChange>
        </w:rPr>
        <w:t>NỘI</w:t>
      </w:r>
      <w:r w:rsidRPr="001F40FE">
        <w:rPr>
          <w:rFonts w:ascii="Cambria" w:hAnsi="Cambria" w:cs="Arial"/>
          <w:b/>
          <w:color w:val="auto"/>
          <w:sz w:val="22"/>
          <w:szCs w:val="22"/>
          <w:lang w:val="vi-VN"/>
          <w:rPrChange w:id="134" w:author="[Base-Legal]_CN" w:date="2026-10-05T09:20:00Z">
            <w:rPr>
              <w:rFonts w:ascii="Cambria" w:hAnsi="Cambria" w:cs="Arial"/>
              <w:b/>
              <w:color w:val="000000" w:themeColor="text1"/>
              <w:sz w:val="22"/>
              <w:szCs w:val="22"/>
              <w:lang w:val="vi-VN"/>
            </w:rPr>
          </w:rPrChange>
        </w:rPr>
        <w:t xml:space="preserve"> DUNG TH</w:t>
      </w:r>
      <w:r w:rsidRPr="001F40FE">
        <w:rPr>
          <w:rFonts w:ascii="Cambria" w:hAnsi="Cambria" w:cs="Arial"/>
          <w:b/>
          <w:color w:val="auto"/>
          <w:sz w:val="22"/>
          <w:szCs w:val="22"/>
          <w:rPrChange w:id="135" w:author="[Base-Legal]_CN" w:date="2026-10-05T09:20:00Z">
            <w:rPr>
              <w:rFonts w:ascii="Cambria" w:hAnsi="Cambria" w:cs="Arial"/>
              <w:b/>
              <w:color w:val="000000" w:themeColor="text1"/>
              <w:sz w:val="22"/>
              <w:szCs w:val="22"/>
            </w:rPr>
          </w:rPrChange>
        </w:rPr>
        <w:t>ỎA</w:t>
      </w:r>
      <w:r w:rsidRPr="001F40FE">
        <w:rPr>
          <w:rFonts w:ascii="Cambria" w:hAnsi="Cambria" w:cs="Arial"/>
          <w:b/>
          <w:color w:val="auto"/>
          <w:sz w:val="22"/>
          <w:szCs w:val="22"/>
          <w:lang w:val="vi-VN"/>
          <w:rPrChange w:id="136" w:author="[Base-Legal]_CN" w:date="2026-10-05T09:20:00Z">
            <w:rPr>
              <w:rFonts w:ascii="Cambria" w:hAnsi="Cambria" w:cs="Arial"/>
              <w:b/>
              <w:color w:val="000000" w:themeColor="text1"/>
              <w:sz w:val="22"/>
              <w:szCs w:val="22"/>
              <w:lang w:val="vi-VN"/>
            </w:rPr>
          </w:rPrChange>
        </w:rPr>
        <w:t xml:space="preserve"> THUẬN</w:t>
      </w:r>
    </w:p>
    <w:p w14:paraId="1F5BBC03" w14:textId="3F86F879" w:rsidR="00C50178" w:rsidRPr="001F40FE" w:rsidRDefault="006736CB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jc w:val="left"/>
        <w:rPr>
          <w:rFonts w:ascii="Cambria" w:hAnsi="Cambria" w:cs="Arial"/>
          <w:color w:val="auto"/>
          <w:sz w:val="22"/>
          <w:szCs w:val="22"/>
          <w:lang w:val="vi-VN"/>
          <w:rPrChange w:id="137" w:author="[Base-Legal]_CN" w:date="2026-10-05T09:20:00Z">
            <w:rPr>
              <w:lang w:val="vi-VN"/>
            </w:rPr>
          </w:rPrChange>
        </w:rPr>
        <w:pPrChange w:id="138" w:author="[Base-Legal]_CN" w:date="2026-07-18T10:34:00Z">
          <w:pPr>
            <w:pStyle w:val="ListParagraph"/>
            <w:widowControl/>
            <w:numPr>
              <w:numId w:val="78"/>
            </w:num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</w:pBdr>
            <w:spacing w:before="0" w:after="60" w:line="324" w:lineRule="auto"/>
            <w:ind w:left="540" w:hanging="540"/>
            <w:jc w:val="left"/>
          </w:pPr>
        </w:pPrChange>
      </w:pPr>
      <w:ins w:id="139" w:author="[Base-Legal]_CN" w:date="2026-07-18T10:53:00Z">
        <w:r w:rsidRPr="001F40FE">
          <w:rPr>
            <w:rFonts w:ascii="Cambria" w:hAnsi="Cambria" w:cs="Arial"/>
            <w:color w:val="auto"/>
            <w:sz w:val="22"/>
            <w:szCs w:val="22"/>
            <w:rPrChange w:id="140" w:author="[Base-Legal]_CN" w:date="2026-10-05T09:20:00Z">
              <w:rPr>
                <w:rFonts w:ascii="Cambria" w:hAnsi="Cambria" w:cs="Arial"/>
                <w:color w:val="000000" w:themeColor="text1"/>
                <w:sz w:val="22"/>
                <w:szCs w:val="22"/>
              </w:rPr>
            </w:rPrChange>
          </w:rPr>
          <w:t>1.</w:t>
        </w:r>
        <w:r w:rsidRPr="001F40FE">
          <w:rPr>
            <w:rFonts w:ascii="Cambria" w:hAnsi="Cambria" w:cs="Arial"/>
            <w:color w:val="auto"/>
            <w:sz w:val="22"/>
            <w:szCs w:val="22"/>
            <w:rPrChange w:id="141" w:author="[Base-Legal]_CN" w:date="2026-10-05T09:20:00Z">
              <w:rPr>
                <w:rFonts w:ascii="Cambria" w:hAnsi="Cambria" w:cs="Arial"/>
                <w:color w:val="000000" w:themeColor="text1"/>
                <w:sz w:val="22"/>
                <w:szCs w:val="22"/>
              </w:rPr>
            </w:rPrChange>
          </w:rPr>
          <w:tab/>
        </w:r>
      </w:ins>
      <w:r w:rsidR="003630BB" w:rsidRPr="001F40FE">
        <w:rPr>
          <w:rFonts w:ascii="Cambria" w:hAnsi="Cambria" w:cs="Arial"/>
          <w:color w:val="auto"/>
          <w:sz w:val="22"/>
          <w:szCs w:val="22"/>
          <w:lang w:val="vi-VN"/>
          <w:rPrChange w:id="142" w:author="[Base-Legal]_CN" w:date="2026-10-05T09:20:00Z">
            <w:rPr>
              <w:lang w:val="vi-VN"/>
            </w:rPr>
          </w:rPrChange>
        </w:rPr>
        <w:t>Trên c</w:t>
      </w:r>
      <w:r w:rsidR="003630BB" w:rsidRPr="001F40FE">
        <w:rPr>
          <w:rFonts w:ascii="Cambria" w:hAnsi="Cambria" w:cs="Arial"/>
          <w:color w:val="auto"/>
          <w:sz w:val="22"/>
          <w:szCs w:val="22"/>
          <w:lang w:val="vi-VN"/>
          <w:rPrChange w:id="143" w:author="[Base-Legal]_CN" w:date="2026-10-05T09:20:00Z">
            <w:rPr>
              <w:rFonts w:ascii="Cambria" w:hAnsi="Cambria" w:cs="Cambria"/>
              <w:lang w:val="vi-VN"/>
            </w:rPr>
          </w:rPrChange>
        </w:rPr>
        <w:t>ơ</w:t>
      </w:r>
      <w:r w:rsidR="003630BB" w:rsidRPr="001F40FE">
        <w:rPr>
          <w:rFonts w:ascii="Cambria" w:hAnsi="Cambria" w:cs="Arial"/>
          <w:color w:val="auto"/>
          <w:sz w:val="22"/>
          <w:szCs w:val="22"/>
          <w:lang w:val="vi-VN"/>
          <w:rPrChange w:id="144" w:author="[Base-Legal]_CN" w:date="2026-10-05T09:20:00Z">
            <w:rPr>
              <w:lang w:val="vi-VN"/>
            </w:rPr>
          </w:rPrChange>
        </w:rPr>
        <w:t xml:space="preserve"> sở đề nghị của Bên A</w:t>
      </w:r>
      <w:ins w:id="145" w:author="[Base-Legal]_CN" w:date="2026-07-18T10:55:00Z">
        <w:r w:rsidRPr="001F40FE">
          <w:rPr>
            <w:rFonts w:ascii="Cambria" w:hAnsi="Cambria" w:cs="Arial"/>
            <w:color w:val="auto"/>
            <w:sz w:val="22"/>
            <w:szCs w:val="22"/>
            <w:rPrChange w:id="146" w:author="[Base-Legal]_CN" w:date="2026-10-05T09:20:00Z">
              <w:rPr>
                <w:rFonts w:ascii="Cambria" w:hAnsi="Cambria" w:cs="Arial"/>
                <w:color w:val="000000" w:themeColor="text1"/>
                <w:sz w:val="22"/>
                <w:szCs w:val="22"/>
              </w:rPr>
            </w:rPrChange>
          </w:rPr>
          <w:t xml:space="preserve"> và theo thỏa thuận đã được các Bên thống nhất, </w:t>
        </w:r>
      </w:ins>
      <w:del w:id="147" w:author="[Base-Legal]_CN" w:date="2026-07-18T10:55:00Z">
        <w:r w:rsidR="003630BB" w:rsidRPr="001F40FE" w:rsidDel="006736CB">
          <w:rPr>
            <w:rFonts w:ascii="Cambria" w:hAnsi="Cambria" w:cs="Arial"/>
            <w:color w:val="auto"/>
            <w:sz w:val="22"/>
            <w:szCs w:val="22"/>
            <w:lang w:val="vi-VN"/>
            <w:rPrChange w:id="148" w:author="[Base-Legal]_CN" w:date="2026-10-05T09:20:00Z">
              <w:rPr>
                <w:lang w:val="vi-VN"/>
              </w:rPr>
            </w:rPrChange>
          </w:rPr>
          <w:delText xml:space="preserve">, </w:delText>
        </w:r>
      </w:del>
      <w:del w:id="149" w:author="[Base-Legal]_CN" w:date="2026-07-18T10:34:00Z">
        <w:r w:rsidR="00C50178" w:rsidRPr="001F40FE" w:rsidDel="002C010B">
          <w:rPr>
            <w:rFonts w:ascii="Cambria" w:eastAsia="Arial" w:hAnsi="Cambria" w:cs="Arial"/>
            <w:color w:val="auto"/>
            <w:sz w:val="22"/>
            <w:szCs w:val="22"/>
            <w:lang w:val="vi-VN"/>
            <w:rPrChange w:id="150" w:author="[Base-Legal]_CN" w:date="2026-10-05T09:20:00Z">
              <w:rPr>
                <w:rFonts w:eastAsia="Arial"/>
                <w:lang w:val="vi-VN"/>
              </w:rPr>
            </w:rPrChange>
          </w:rPr>
          <w:delText xml:space="preserve">hai </w:delText>
        </w:r>
        <w:r w:rsidR="00FE221E" w:rsidRPr="001F40FE" w:rsidDel="002C010B">
          <w:rPr>
            <w:rFonts w:ascii="Cambria" w:eastAsia="Arial" w:hAnsi="Cambria" w:cs="Arial"/>
            <w:color w:val="auto"/>
            <w:sz w:val="22"/>
            <w:szCs w:val="22"/>
            <w:rPrChange w:id="151" w:author="[Base-Legal]_CN" w:date="2026-10-05T09:20:00Z">
              <w:rPr>
                <w:rFonts w:eastAsia="Arial"/>
              </w:rPr>
            </w:rPrChange>
          </w:rPr>
          <w:delText>B</w:delText>
        </w:r>
        <w:r w:rsidR="00C50178" w:rsidRPr="001F40FE" w:rsidDel="002C010B">
          <w:rPr>
            <w:rFonts w:ascii="Cambria" w:eastAsia="Arial" w:hAnsi="Cambria" w:cs="Arial"/>
            <w:color w:val="auto"/>
            <w:sz w:val="22"/>
            <w:szCs w:val="22"/>
            <w:lang w:val="vi-VN"/>
            <w:rPrChange w:id="152" w:author="[Base-Legal]_CN" w:date="2026-10-05T09:20:00Z">
              <w:rPr>
                <w:rFonts w:eastAsia="Arial"/>
                <w:lang w:val="vi-VN"/>
              </w:rPr>
            </w:rPrChange>
          </w:rPr>
          <w:delText xml:space="preserve">ên đồng ý </w:delText>
        </w:r>
        <w:r w:rsidR="00414905" w:rsidRPr="001F40FE" w:rsidDel="002C010B">
          <w:rPr>
            <w:rFonts w:ascii="Cambria" w:eastAsia="Arial" w:hAnsi="Cambria" w:cs="Arial"/>
            <w:color w:val="auto"/>
            <w:sz w:val="22"/>
            <w:szCs w:val="22"/>
            <w:rPrChange w:id="153" w:author="[Base-Legal]_CN" w:date="2026-10-05T09:20:00Z">
              <w:rPr>
                <w:rFonts w:eastAsia="Arial"/>
              </w:rPr>
            </w:rPrChange>
          </w:rPr>
          <w:delText>nâng cấp ứng dụng sử dụng</w:delText>
        </w:r>
      </w:del>
      <w:ins w:id="154" w:author="[Base-Legal]_CN" w:date="2026-07-18T10:34:00Z">
        <w:r w:rsidR="002C010B" w:rsidRPr="001F40FE">
          <w:rPr>
            <w:rFonts w:ascii="Cambria" w:eastAsia="Arial" w:hAnsi="Cambria" w:cs="Arial"/>
            <w:color w:val="auto"/>
            <w:sz w:val="22"/>
            <w:szCs w:val="22"/>
            <w:rPrChange w:id="155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t xml:space="preserve">Bên B đồng ý </w:t>
        </w:r>
        <w:r w:rsidR="00A84296" w:rsidRPr="001F40FE">
          <w:rPr>
            <w:rFonts w:ascii="Cambria" w:eastAsia="Arial" w:hAnsi="Cambria" w:cs="Arial"/>
            <w:color w:val="auto"/>
            <w:sz w:val="22"/>
            <w:szCs w:val="22"/>
            <w:rPrChange w:id="156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t xml:space="preserve">nâng cấp gói </w:t>
        </w:r>
      </w:ins>
      <w:ins w:id="157" w:author="[Base-Legal]_CN" w:date="2026-07-18T10:35:00Z">
        <w:r w:rsidR="00A84296" w:rsidRPr="001F40FE">
          <w:rPr>
            <w:rFonts w:ascii="Cambria" w:eastAsia="Arial" w:hAnsi="Cambria" w:cs="Arial"/>
            <w:color w:val="auto"/>
            <w:sz w:val="22"/>
            <w:szCs w:val="22"/>
            <w:rPrChange w:id="158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t>Digital Workspace – Premium miễn phí cho Bên A</w:t>
        </w:r>
      </w:ins>
      <w:r w:rsidR="00C50178" w:rsidRPr="001F40FE">
        <w:rPr>
          <w:rFonts w:ascii="Cambria" w:hAnsi="Cambria" w:cs="Arial"/>
          <w:color w:val="auto"/>
          <w:sz w:val="22"/>
          <w:szCs w:val="22"/>
          <w:lang w:val="vi-VN"/>
          <w:rPrChange w:id="159" w:author="[Base-Legal]_CN" w:date="2026-10-05T09:20:00Z">
            <w:rPr>
              <w:lang w:val="vi-VN"/>
            </w:rPr>
          </w:rPrChange>
        </w:rPr>
        <w:t>, cụ thể như sau:</w:t>
      </w:r>
    </w:p>
    <w:p w14:paraId="1D48805B" w14:textId="303C7469" w:rsidR="00C50178" w:rsidRPr="001F40FE" w:rsidRDefault="00C50178" w:rsidP="007C01D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jc w:val="left"/>
        <w:rPr>
          <w:rFonts w:ascii="Cambria" w:hAnsi="Cambria" w:cs="Arial"/>
          <w:color w:val="auto"/>
          <w:sz w:val="6"/>
          <w:szCs w:val="6"/>
          <w:lang w:val="vi-VN"/>
          <w:rPrChange w:id="160" w:author="[Base-Legal]_CN" w:date="2026-10-05T09:20:00Z">
            <w:rPr>
              <w:rFonts w:ascii="Cambria" w:hAnsi="Cambria" w:cs="Arial"/>
              <w:color w:val="000000" w:themeColor="text1"/>
              <w:sz w:val="6"/>
              <w:szCs w:val="6"/>
              <w:lang w:val="vi-VN"/>
            </w:rPr>
          </w:rPrChange>
        </w:rPr>
      </w:pPr>
    </w:p>
    <w:tbl>
      <w:tblPr>
        <w:tblStyle w:val="TableGrid2"/>
        <w:tblW w:w="4944" w:type="pct"/>
        <w:tblLayout w:type="fixed"/>
        <w:tblLook w:val="04A0" w:firstRow="1" w:lastRow="0" w:firstColumn="1" w:lastColumn="0" w:noHBand="0" w:noVBand="1"/>
      </w:tblPr>
      <w:tblGrid>
        <w:gridCol w:w="1555"/>
        <w:gridCol w:w="1133"/>
        <w:gridCol w:w="1558"/>
        <w:gridCol w:w="1275"/>
        <w:gridCol w:w="1560"/>
        <w:gridCol w:w="1986"/>
        <w:tblGridChange w:id="161">
          <w:tblGrid>
            <w:gridCol w:w="1555"/>
            <w:gridCol w:w="1133"/>
            <w:gridCol w:w="1558"/>
            <w:gridCol w:w="1275"/>
            <w:gridCol w:w="1560"/>
            <w:gridCol w:w="1986"/>
          </w:tblGrid>
        </w:tblGridChange>
      </w:tblGrid>
      <w:tr w:rsidR="001F40FE" w:rsidRPr="001F40FE" w14:paraId="0D80BC13" w14:textId="77777777" w:rsidTr="00A84296">
        <w:tc>
          <w:tcPr>
            <w:tcW w:w="858" w:type="pct"/>
          </w:tcPr>
          <w:p w14:paraId="0170DE8E" w14:textId="77777777" w:rsidR="00A84296" w:rsidRPr="001F40FE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auto"/>
                <w:sz w:val="22"/>
                <w:szCs w:val="22"/>
                <w:rPrChange w:id="162" w:author="[Base-Legal]_CN" w:date="2026-10-05T09:20:00Z">
                  <w:rPr>
                    <w:rFonts w:ascii="Cambria" w:eastAsia="Times New Roman" w:hAnsi="Cambria" w:cs="Arial"/>
                    <w:b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Times New Roman" w:hAnsi="Cambria" w:cs="Arial"/>
                <w:b/>
                <w:color w:val="auto"/>
                <w:sz w:val="22"/>
                <w:szCs w:val="22"/>
                <w:rPrChange w:id="163" w:author="[Base-Legal]_CN" w:date="2026-10-05T09:20:00Z">
                  <w:rPr>
                    <w:rFonts w:ascii="Cambria" w:eastAsia="Times New Roman" w:hAnsi="Cambria" w:cs="Arial"/>
                    <w:b/>
                    <w:color w:val="000000" w:themeColor="text1"/>
                    <w:sz w:val="22"/>
                    <w:szCs w:val="22"/>
                  </w:rPr>
                </w:rPrChange>
              </w:rPr>
              <w:t>Gói sản phẩm</w:t>
            </w:r>
          </w:p>
        </w:tc>
        <w:tc>
          <w:tcPr>
            <w:tcW w:w="625" w:type="pct"/>
          </w:tcPr>
          <w:p w14:paraId="6216A99A" w14:textId="77777777" w:rsidR="00A84296" w:rsidRPr="001F40FE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auto"/>
                <w:sz w:val="22"/>
                <w:szCs w:val="22"/>
                <w:rPrChange w:id="164" w:author="[Base-Legal]_CN" w:date="2026-10-05T09:20:00Z">
                  <w:rPr>
                    <w:rFonts w:ascii="Cambria" w:eastAsia="Times New Roman" w:hAnsi="Cambria" w:cs="Arial"/>
                    <w:b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Times New Roman" w:hAnsi="Cambria" w:cs="Arial"/>
                <w:b/>
                <w:color w:val="auto"/>
                <w:sz w:val="22"/>
                <w:szCs w:val="22"/>
                <w:rPrChange w:id="165" w:author="[Base-Legal]_CN" w:date="2026-10-05T09:20:00Z">
                  <w:rPr>
                    <w:rFonts w:ascii="Cambria" w:eastAsia="Times New Roman" w:hAnsi="Cambria" w:cs="Arial"/>
                    <w:b/>
                    <w:color w:val="000000" w:themeColor="text1"/>
                    <w:sz w:val="22"/>
                    <w:szCs w:val="22"/>
                  </w:rPr>
                </w:rPrChange>
              </w:rPr>
              <w:t>Gói dịch vụ</w:t>
            </w:r>
          </w:p>
        </w:tc>
        <w:tc>
          <w:tcPr>
            <w:tcW w:w="859" w:type="pct"/>
          </w:tcPr>
          <w:p w14:paraId="1EFB6FEE" w14:textId="576E8395" w:rsidR="00A84296" w:rsidRPr="001F40FE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auto"/>
                <w:sz w:val="22"/>
                <w:szCs w:val="22"/>
                <w:rPrChange w:id="166" w:author="[Base-Legal]_CN" w:date="2026-10-05T09:20:00Z">
                  <w:rPr>
                    <w:rFonts w:ascii="Cambria" w:eastAsia="Times New Roman" w:hAnsi="Cambria" w:cs="Arial"/>
                    <w:b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Times New Roman" w:hAnsi="Cambria" w:cs="Arial"/>
                <w:b/>
                <w:color w:val="auto"/>
                <w:sz w:val="22"/>
                <w:szCs w:val="22"/>
                <w:rPrChange w:id="167" w:author="[Base-Legal]_CN" w:date="2026-10-05T09:20:00Z">
                  <w:rPr>
                    <w:rFonts w:ascii="Cambria" w:eastAsia="Times New Roman" w:hAnsi="Cambria" w:cs="Arial"/>
                    <w:b/>
                    <w:color w:val="000000" w:themeColor="text1"/>
                    <w:sz w:val="22"/>
                    <w:szCs w:val="22"/>
                  </w:rPr>
                </w:rPrChange>
              </w:rPr>
              <w:t>Số tài khoản mua thêm</w:t>
            </w:r>
          </w:p>
        </w:tc>
        <w:tc>
          <w:tcPr>
            <w:tcW w:w="703" w:type="pct"/>
          </w:tcPr>
          <w:p w14:paraId="1A7565BF" w14:textId="746D44F5" w:rsidR="00A84296" w:rsidRPr="001F40FE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auto"/>
                <w:sz w:val="22"/>
                <w:szCs w:val="22"/>
                <w:lang w:val="vi-VN"/>
                <w:rPrChange w:id="168" w:author="[Base-Legal]_CN" w:date="2026-10-05T09:20:00Z">
                  <w:rPr>
                    <w:rFonts w:ascii="Cambria" w:eastAsia="Times New Roman" w:hAnsi="Cambria" w:cs="Arial"/>
                    <w:b/>
                    <w:color w:val="000000" w:themeColor="text1"/>
                    <w:sz w:val="22"/>
                    <w:szCs w:val="22"/>
                    <w:lang w:val="vi-VN"/>
                  </w:rPr>
                </w:rPrChange>
              </w:rPr>
            </w:pPr>
            <w:r w:rsidRPr="001F40FE">
              <w:rPr>
                <w:rFonts w:ascii="Cambria" w:eastAsia="Times New Roman" w:hAnsi="Cambria" w:cs="Arial"/>
                <w:b/>
                <w:color w:val="auto"/>
                <w:sz w:val="22"/>
                <w:szCs w:val="22"/>
                <w:lang w:val="vi-VN"/>
                <w:rPrChange w:id="169" w:author="[Base-Legal]_CN" w:date="2026-10-05T09:20:00Z">
                  <w:rPr>
                    <w:rFonts w:ascii="Cambria" w:eastAsia="Times New Roman" w:hAnsi="Cambria" w:cs="Arial"/>
                    <w:b/>
                    <w:color w:val="000000" w:themeColor="text1"/>
                    <w:sz w:val="22"/>
                    <w:szCs w:val="22"/>
                    <w:lang w:val="vi-VN"/>
                  </w:rPr>
                </w:rPrChange>
              </w:rPr>
              <w:t>Tổng số</w:t>
            </w:r>
          </w:p>
          <w:p w14:paraId="24CD0570" w14:textId="77777777" w:rsidR="00A84296" w:rsidRPr="001F40FE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auto"/>
                <w:sz w:val="22"/>
                <w:szCs w:val="22"/>
                <w:lang w:val="vi-VN"/>
                <w:rPrChange w:id="170" w:author="[Base-Legal]_CN" w:date="2026-10-05T09:20:00Z">
                  <w:rPr>
                    <w:rFonts w:ascii="Cambria" w:eastAsia="Times New Roman" w:hAnsi="Cambria" w:cs="Arial"/>
                    <w:b/>
                    <w:color w:val="000000" w:themeColor="text1"/>
                    <w:sz w:val="22"/>
                    <w:szCs w:val="22"/>
                    <w:lang w:val="vi-VN"/>
                  </w:rPr>
                </w:rPrChange>
              </w:rPr>
            </w:pPr>
            <w:r w:rsidRPr="001F40FE">
              <w:rPr>
                <w:rFonts w:ascii="Cambria" w:eastAsia="Times New Roman" w:hAnsi="Cambria" w:cs="Arial"/>
                <w:b/>
                <w:color w:val="auto"/>
                <w:sz w:val="22"/>
                <w:szCs w:val="22"/>
                <w:lang w:val="vi-VN"/>
                <w:rPrChange w:id="171" w:author="[Base-Legal]_CN" w:date="2026-10-05T09:20:00Z">
                  <w:rPr>
                    <w:rFonts w:ascii="Cambria" w:eastAsia="Times New Roman" w:hAnsi="Cambria" w:cs="Arial"/>
                    <w:b/>
                    <w:color w:val="000000" w:themeColor="text1"/>
                    <w:sz w:val="22"/>
                    <w:szCs w:val="22"/>
                    <w:lang w:val="vi-VN"/>
                  </w:rPr>
                </w:rPrChange>
              </w:rPr>
              <w:t>tài khoản</w:t>
            </w:r>
          </w:p>
        </w:tc>
        <w:tc>
          <w:tcPr>
            <w:tcW w:w="860" w:type="pct"/>
          </w:tcPr>
          <w:p w14:paraId="6856643D" w14:textId="77777777" w:rsidR="00A84296" w:rsidRPr="001F40FE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auto"/>
                <w:sz w:val="22"/>
                <w:szCs w:val="22"/>
                <w:lang w:val="vi-VN"/>
                <w:rPrChange w:id="172" w:author="[Base-Legal]_CN" w:date="2026-10-05T09:20:00Z">
                  <w:rPr>
                    <w:rFonts w:ascii="Cambria" w:eastAsia="Times New Roman" w:hAnsi="Cambria" w:cs="Arial"/>
                    <w:b/>
                    <w:color w:val="000000" w:themeColor="text1"/>
                    <w:sz w:val="22"/>
                    <w:szCs w:val="22"/>
                    <w:lang w:val="vi-VN"/>
                  </w:rPr>
                </w:rPrChange>
              </w:rPr>
            </w:pPr>
            <w:r w:rsidRPr="001F40FE">
              <w:rPr>
                <w:rFonts w:ascii="Cambria" w:eastAsia="Times New Roman" w:hAnsi="Cambria" w:cs="Arial"/>
                <w:b/>
                <w:color w:val="auto"/>
                <w:sz w:val="22"/>
                <w:szCs w:val="22"/>
                <w:lang w:val="vi-VN"/>
                <w:rPrChange w:id="173" w:author="[Base-Legal]_CN" w:date="2026-10-05T09:20:00Z">
                  <w:rPr>
                    <w:rFonts w:ascii="Cambria" w:eastAsia="Times New Roman" w:hAnsi="Cambria" w:cs="Arial"/>
                    <w:b/>
                    <w:color w:val="000000" w:themeColor="text1"/>
                    <w:sz w:val="22"/>
                    <w:szCs w:val="22"/>
                    <w:lang w:val="vi-VN"/>
                  </w:rPr>
                </w:rPrChange>
              </w:rPr>
              <w:t>Ngày bắt đầu</w:t>
            </w:r>
          </w:p>
        </w:tc>
        <w:tc>
          <w:tcPr>
            <w:tcW w:w="1095" w:type="pct"/>
          </w:tcPr>
          <w:p w14:paraId="55506E19" w14:textId="77777777" w:rsidR="00A84296" w:rsidRPr="001F40FE" w:rsidRDefault="00A84296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7"/>
              <w:jc w:val="center"/>
              <w:rPr>
                <w:rFonts w:ascii="Cambria" w:eastAsia="Times New Roman" w:hAnsi="Cambria" w:cs="Arial"/>
                <w:b/>
                <w:color w:val="auto"/>
                <w:sz w:val="22"/>
                <w:szCs w:val="22"/>
                <w:lang w:val="vi-VN"/>
                <w:rPrChange w:id="174" w:author="[Base-Legal]_CN" w:date="2026-10-05T09:20:00Z">
                  <w:rPr>
                    <w:rFonts w:ascii="Cambria" w:eastAsia="Times New Roman" w:hAnsi="Cambria" w:cs="Arial"/>
                    <w:b/>
                    <w:color w:val="000000" w:themeColor="text1"/>
                    <w:sz w:val="22"/>
                    <w:szCs w:val="22"/>
                    <w:lang w:val="vi-VN"/>
                  </w:rPr>
                </w:rPrChange>
              </w:rPr>
            </w:pPr>
            <w:r w:rsidRPr="001F40FE">
              <w:rPr>
                <w:rFonts w:ascii="Cambria" w:eastAsia="Times New Roman" w:hAnsi="Cambria" w:cs="Arial"/>
                <w:b/>
                <w:color w:val="auto"/>
                <w:sz w:val="22"/>
                <w:szCs w:val="22"/>
                <w:lang w:val="vi-VN"/>
                <w:rPrChange w:id="175" w:author="[Base-Legal]_CN" w:date="2026-10-05T09:20:00Z">
                  <w:rPr>
                    <w:rFonts w:ascii="Cambria" w:eastAsia="Times New Roman" w:hAnsi="Cambria" w:cs="Arial"/>
                    <w:b/>
                    <w:color w:val="000000" w:themeColor="text1"/>
                    <w:sz w:val="22"/>
                    <w:szCs w:val="22"/>
                    <w:lang w:val="vi-VN"/>
                  </w:rPr>
                </w:rPrChange>
              </w:rPr>
              <w:t>Ngày hết hạn</w:t>
            </w:r>
          </w:p>
        </w:tc>
      </w:tr>
      <w:tr w:rsidR="001F40FE" w:rsidRPr="001F40FE" w14:paraId="7D99DD98" w14:textId="77777777" w:rsidTr="006736CB">
        <w:trPr>
          <w:trHeight w:val="557"/>
        </w:trPr>
        <w:tc>
          <w:tcPr>
            <w:tcW w:w="858" w:type="pct"/>
            <w:vMerge w:val="restart"/>
          </w:tcPr>
          <w:p w14:paraId="1EBBE0EC" w14:textId="21C02E2A" w:rsidR="00A84296" w:rsidRPr="001F40FE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auto"/>
                <w:sz w:val="22"/>
                <w:szCs w:val="22"/>
                <w:rPrChange w:id="176" w:author="[Base-Legal]_CN" w:date="2026-10-05T09:20:00Z">
                  <w:rPr>
                    <w:rFonts w:ascii="Cambria" w:eastAsia="Times New Roman" w:hAnsi="Cambria" w:cs="Arial"/>
                    <w:color w:val="000000" w:themeColor="text1"/>
                    <w:sz w:val="22"/>
                    <w:szCs w:val="22"/>
                    <w:highlight w:val="yellow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177" w:author="[Base-Legal]_CN" w:date="2026-10-05T09:20:00Z">
                  <w:rPr>
                    <w:rFonts w:ascii="Cambria" w:eastAsia="Arial" w:hAnsi="Cambria" w:cs="Arial"/>
                    <w:sz w:val="22"/>
                    <w:szCs w:val="22"/>
                  </w:rPr>
                </w:rPrChange>
              </w:rPr>
              <w:lastRenderedPageBreak/>
              <w:t>Digital Workspace - Premium</w:t>
            </w:r>
          </w:p>
        </w:tc>
        <w:tc>
          <w:tcPr>
            <w:tcW w:w="625" w:type="pct"/>
            <w:vMerge w:val="restart"/>
          </w:tcPr>
          <w:p w14:paraId="10DF8E4C" w14:textId="77777777" w:rsidR="00A84296" w:rsidRPr="001F40FE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178" w:author="[Base-Legal]_CN" w:date="2026-07-18T10:53:00Z"/>
                <w:rFonts w:ascii="Cambria" w:eastAsia="Arial" w:hAnsi="Cambria" w:cs="Arial"/>
                <w:color w:val="auto"/>
                <w:sz w:val="22"/>
                <w:szCs w:val="22"/>
                <w:rPrChange w:id="179" w:author="[Base-Legal]_CN" w:date="2026-10-05T09:20:00Z">
                  <w:rPr>
                    <w:ins w:id="180" w:author="[Base-Legal]_CN" w:date="2026-07-18T10:53:00Z"/>
                    <w:rFonts w:ascii="Cambria" w:eastAsia="Arial" w:hAnsi="Cambria" w:cs="Arial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181" w:author="[Base-Legal]_CN" w:date="2026-10-05T09:20:00Z">
                  <w:rPr>
                    <w:rFonts w:ascii="Cambria" w:eastAsia="Arial" w:hAnsi="Cambria" w:cs="Arial"/>
                    <w:sz w:val="22"/>
                    <w:szCs w:val="22"/>
                  </w:rPr>
                </w:rPrChange>
              </w:rPr>
              <w:t>Business</w:t>
            </w:r>
          </w:p>
          <w:p w14:paraId="28B0842B" w14:textId="237637F6" w:rsidR="008D16B5" w:rsidRPr="001F40FE" w:rsidRDefault="008D16B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rPr>
                <w:rFonts w:ascii="Cambria" w:eastAsia="Times New Roman" w:hAnsi="Cambria" w:cs="Arial"/>
                <w:color w:val="auto"/>
                <w:sz w:val="22"/>
                <w:szCs w:val="22"/>
                <w:rPrChange w:id="182" w:author="[Base-Legal]_CN" w:date="2026-10-05T09:20:00Z">
                  <w:rPr>
                    <w:rFonts w:ascii="Cambria" w:eastAsia="Times New Roman" w:hAnsi="Cambria" w:cs="Arial"/>
                    <w:color w:val="000000" w:themeColor="text1"/>
                    <w:sz w:val="22"/>
                    <w:szCs w:val="22"/>
                    <w:highlight w:val="yellow"/>
                  </w:rPr>
                </w:rPrChange>
              </w:rPr>
              <w:pPrChange w:id="183" w:author="[Base-Legal]_CN" w:date="2026-07-18T10:53:00Z">
                <w:pPr>
                  <w:p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between w:val="none" w:sz="0" w:space="0" w:color="auto"/>
                  </w:pBdr>
                  <w:tabs>
                    <w:tab w:val="left" w:pos="810"/>
                  </w:tabs>
                  <w:spacing w:before="0" w:after="60" w:line="324" w:lineRule="auto"/>
                  <w:ind w:right="-15"/>
                  <w:jc w:val="center"/>
                </w:pPr>
              </w:pPrChange>
            </w:pPr>
          </w:p>
        </w:tc>
        <w:tc>
          <w:tcPr>
            <w:tcW w:w="859" w:type="pct"/>
          </w:tcPr>
          <w:p w14:paraId="7046A956" w14:textId="53612B6A" w:rsidR="00A84296" w:rsidRPr="001F40FE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auto"/>
                <w:sz w:val="22"/>
                <w:szCs w:val="22"/>
                <w:rPrChange w:id="184" w:author="[Base-Legal]_CN" w:date="2026-10-05T09:20:00Z">
                  <w:rPr>
                    <w:rFonts w:ascii="Cambria" w:eastAsia="Times New Roman" w:hAnsi="Cambria" w:cs="Arial"/>
                    <w:color w:val="000000" w:themeColor="text1"/>
                    <w:sz w:val="22"/>
                    <w:szCs w:val="22"/>
                    <w:highlight w:val="yellow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185" w:author="[Base-Legal]_CN" w:date="2026-10-05T09:20:00Z">
                  <w:rPr>
                    <w:rFonts w:ascii="Cambria" w:eastAsia="Arial" w:hAnsi="Cambria" w:cs="Arial"/>
                    <w:sz w:val="22"/>
                    <w:szCs w:val="22"/>
                  </w:rPr>
                </w:rPrChange>
              </w:rPr>
              <w:t>50</w:t>
            </w:r>
          </w:p>
        </w:tc>
        <w:tc>
          <w:tcPr>
            <w:tcW w:w="703" w:type="pct"/>
          </w:tcPr>
          <w:p w14:paraId="16CB3593" w14:textId="7E792505" w:rsidR="00A84296" w:rsidRPr="001F40FE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auto"/>
                <w:sz w:val="22"/>
                <w:szCs w:val="22"/>
                <w:rPrChange w:id="186" w:author="[Base-Legal]_CN" w:date="2026-10-05T09:20:00Z">
                  <w:rPr>
                    <w:rFonts w:ascii="Cambria" w:eastAsia="Times New Roman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Times New Roman" w:hAnsi="Cambria" w:cs="Arial"/>
                <w:color w:val="auto"/>
                <w:sz w:val="22"/>
                <w:szCs w:val="22"/>
                <w:rPrChange w:id="187" w:author="[Base-Legal]_CN" w:date="2026-10-05T09:20:00Z">
                  <w:rPr>
                    <w:rFonts w:ascii="Cambria" w:eastAsia="Times New Roman" w:hAnsi="Cambria" w:cs="Arial"/>
                    <w:color w:val="000000" w:themeColor="text1"/>
                    <w:sz w:val="22"/>
                    <w:szCs w:val="22"/>
                  </w:rPr>
                </w:rPrChange>
              </w:rPr>
              <w:t>230</w:t>
            </w:r>
          </w:p>
        </w:tc>
        <w:tc>
          <w:tcPr>
            <w:tcW w:w="860" w:type="pct"/>
          </w:tcPr>
          <w:p w14:paraId="0CD2F49D" w14:textId="39F39865" w:rsidR="00A84296" w:rsidRPr="001F40FE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auto"/>
                <w:sz w:val="22"/>
                <w:szCs w:val="22"/>
                <w:rPrChange w:id="188" w:author="[Base-Legal]_CN" w:date="2026-10-05T09:20:00Z">
                  <w:rPr>
                    <w:rFonts w:ascii="Cambria" w:eastAsia="Times New Roman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189" w:author="[Base-Legal]_CN" w:date="2026-10-05T09:20:00Z">
                  <w:rPr>
                    <w:rFonts w:ascii="Cambria" w:eastAsia="Arial" w:hAnsi="Cambria" w:cs="Arial"/>
                    <w:sz w:val="22"/>
                    <w:szCs w:val="22"/>
                  </w:rPr>
                </w:rPrChange>
              </w:rPr>
              <w:t>01/08/2024</w:t>
            </w:r>
          </w:p>
        </w:tc>
        <w:tc>
          <w:tcPr>
            <w:tcW w:w="1095" w:type="pct"/>
          </w:tcPr>
          <w:p w14:paraId="13FEE4F5" w14:textId="1B9C61B5" w:rsidR="00A84296" w:rsidRPr="001F40FE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rFonts w:ascii="Cambria" w:eastAsia="Times New Roman" w:hAnsi="Cambria" w:cs="Arial"/>
                <w:color w:val="auto"/>
                <w:sz w:val="22"/>
                <w:szCs w:val="22"/>
                <w:rPrChange w:id="190" w:author="[Base-Legal]_CN" w:date="2026-10-05T09:20:00Z">
                  <w:rPr>
                    <w:rFonts w:ascii="Cambria" w:eastAsia="Times New Roman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Arial" w:hAnsi="Cambria" w:cs="Arial"/>
                <w:color w:val="auto"/>
                <w:sz w:val="22"/>
                <w:szCs w:val="22"/>
                <w:rPrChange w:id="191" w:author="[Base-Legal]_CN" w:date="2026-10-05T09:20:00Z">
                  <w:rPr>
                    <w:rFonts w:ascii="Cambria" w:eastAsia="Arial" w:hAnsi="Cambria" w:cs="Arial"/>
                    <w:sz w:val="22"/>
                    <w:szCs w:val="22"/>
                  </w:rPr>
                </w:rPrChange>
              </w:rPr>
              <w:t>01/06/2026</w:t>
            </w:r>
          </w:p>
        </w:tc>
      </w:tr>
      <w:tr w:rsidR="001F40FE" w:rsidRPr="001F40FE" w14:paraId="2DA3A40D" w14:textId="77777777" w:rsidTr="00A84296">
        <w:trPr>
          <w:ins w:id="192" w:author="[Base-Legal]_CN" w:date="2026-07-18T10:35:00Z"/>
        </w:trPr>
        <w:tc>
          <w:tcPr>
            <w:tcW w:w="858" w:type="pct"/>
            <w:vMerge/>
          </w:tcPr>
          <w:p w14:paraId="540635B2" w14:textId="77777777" w:rsidR="00A84296" w:rsidRPr="001F40FE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193" w:author="[Base-Legal]_CN" w:date="2026-07-18T10:35:00Z"/>
                <w:rFonts w:ascii="Cambria" w:eastAsia="Arial" w:hAnsi="Cambria" w:cs="Arial"/>
                <w:color w:val="auto"/>
                <w:sz w:val="22"/>
                <w:szCs w:val="22"/>
                <w:rPrChange w:id="194" w:author="[Base-Legal]_CN" w:date="2026-10-05T09:20:00Z">
                  <w:rPr>
                    <w:ins w:id="195" w:author="[Base-Legal]_CN" w:date="2026-07-18T10:35:00Z"/>
                    <w:rFonts w:ascii="Cambria" w:eastAsia="Arial" w:hAnsi="Cambria" w:cs="Arial"/>
                    <w:sz w:val="22"/>
                    <w:szCs w:val="22"/>
                  </w:rPr>
                </w:rPrChange>
              </w:rPr>
            </w:pPr>
          </w:p>
        </w:tc>
        <w:tc>
          <w:tcPr>
            <w:tcW w:w="625" w:type="pct"/>
            <w:vMerge/>
          </w:tcPr>
          <w:p w14:paraId="0D46D6F1" w14:textId="77777777" w:rsidR="00A84296" w:rsidRPr="001F40FE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196" w:author="[Base-Legal]_CN" w:date="2026-07-18T10:35:00Z"/>
                <w:rFonts w:ascii="Cambria" w:eastAsia="Arial" w:hAnsi="Cambria" w:cs="Arial"/>
                <w:color w:val="auto"/>
                <w:sz w:val="22"/>
                <w:szCs w:val="22"/>
                <w:rPrChange w:id="197" w:author="[Base-Legal]_CN" w:date="2026-10-05T09:20:00Z">
                  <w:rPr>
                    <w:ins w:id="198" w:author="[Base-Legal]_CN" w:date="2026-07-18T10:35:00Z"/>
                    <w:rFonts w:ascii="Cambria" w:eastAsia="Arial" w:hAnsi="Cambria" w:cs="Arial"/>
                    <w:sz w:val="22"/>
                    <w:szCs w:val="22"/>
                  </w:rPr>
                </w:rPrChange>
              </w:rPr>
            </w:pPr>
          </w:p>
        </w:tc>
        <w:tc>
          <w:tcPr>
            <w:tcW w:w="859" w:type="pct"/>
          </w:tcPr>
          <w:p w14:paraId="71B096E4" w14:textId="32B2516E" w:rsidR="00A84296" w:rsidRPr="001F40FE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199" w:author="[Base-Legal]_CN" w:date="2026-07-18T10:35:00Z"/>
                <w:rFonts w:ascii="Cambria" w:eastAsia="Arial" w:hAnsi="Cambria" w:cs="Arial"/>
                <w:color w:val="auto"/>
                <w:sz w:val="22"/>
                <w:szCs w:val="22"/>
                <w:rPrChange w:id="200" w:author="[Base-Legal]_CN" w:date="2026-10-05T09:20:00Z">
                  <w:rPr>
                    <w:ins w:id="201" w:author="[Base-Legal]_CN" w:date="2026-07-18T10:35:00Z"/>
                    <w:rFonts w:ascii="Cambria" w:eastAsia="Arial" w:hAnsi="Cambria" w:cs="Arial"/>
                    <w:sz w:val="22"/>
                    <w:szCs w:val="22"/>
                  </w:rPr>
                </w:rPrChange>
              </w:rPr>
            </w:pPr>
            <w:ins w:id="202" w:author="[Base-Legal]_CN" w:date="2026-07-18T10:36:00Z">
              <w:r w:rsidRPr="001F40FE">
                <w:rPr>
                  <w:rFonts w:ascii="Cambria" w:eastAsia="Arial" w:hAnsi="Cambria" w:cs="Arial"/>
                  <w:color w:val="auto"/>
                  <w:sz w:val="22"/>
                  <w:szCs w:val="22"/>
                  <w:rPrChange w:id="203" w:author="[Base-Legal]_CN" w:date="2026-10-05T09:20:00Z">
                    <w:rPr>
                      <w:rFonts w:ascii="Cambria" w:eastAsia="Arial" w:hAnsi="Cambria" w:cs="Arial"/>
                      <w:sz w:val="22"/>
                      <w:szCs w:val="22"/>
                    </w:rPr>
                  </w:rPrChange>
                </w:rPr>
                <w:t>230</w:t>
              </w:r>
            </w:ins>
          </w:p>
        </w:tc>
        <w:tc>
          <w:tcPr>
            <w:tcW w:w="703" w:type="pct"/>
          </w:tcPr>
          <w:p w14:paraId="1E99A3A3" w14:textId="74F5ACAA" w:rsidR="00A84296" w:rsidRPr="001F40FE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204" w:author="[Base-Legal]_CN" w:date="2026-07-18T10:35:00Z"/>
                <w:rFonts w:ascii="Cambria" w:eastAsia="Times New Roman" w:hAnsi="Cambria" w:cs="Arial"/>
                <w:color w:val="auto"/>
                <w:sz w:val="22"/>
                <w:szCs w:val="22"/>
                <w:rPrChange w:id="205" w:author="[Base-Legal]_CN" w:date="2026-10-05T09:20:00Z">
                  <w:rPr>
                    <w:ins w:id="206" w:author="[Base-Legal]_CN" w:date="2026-07-18T10:35:00Z"/>
                    <w:rFonts w:ascii="Cambria" w:eastAsia="Times New Roman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ins w:id="207" w:author="[Base-Legal]_CN" w:date="2026-07-18T10:36:00Z">
              <w:r w:rsidRPr="001F40FE">
                <w:rPr>
                  <w:rFonts w:ascii="Cambria" w:eastAsia="Times New Roman" w:hAnsi="Cambria" w:cs="Arial"/>
                  <w:color w:val="auto"/>
                  <w:sz w:val="22"/>
                  <w:szCs w:val="22"/>
                  <w:rPrChange w:id="208" w:author="[Base-Legal]_CN" w:date="2026-10-05T09:20:00Z">
                    <w:rPr>
                      <w:rFonts w:ascii="Cambria" w:eastAsia="Times New Roman" w:hAnsi="Cambria" w:cs="Arial"/>
                      <w:color w:val="000000" w:themeColor="text1"/>
                      <w:sz w:val="22"/>
                      <w:szCs w:val="22"/>
                    </w:rPr>
                  </w:rPrChange>
                </w:rPr>
                <w:t>230</w:t>
              </w:r>
            </w:ins>
          </w:p>
        </w:tc>
        <w:tc>
          <w:tcPr>
            <w:tcW w:w="860" w:type="pct"/>
          </w:tcPr>
          <w:p w14:paraId="072772F8" w14:textId="0D773E2A" w:rsidR="00A84296" w:rsidRPr="001F40FE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209" w:author="[Base-Legal]_CN" w:date="2026-07-18T10:35:00Z"/>
                <w:rFonts w:ascii="Cambria" w:eastAsia="Arial" w:hAnsi="Cambria" w:cs="Arial"/>
                <w:color w:val="auto"/>
                <w:sz w:val="22"/>
                <w:szCs w:val="22"/>
                <w:rPrChange w:id="210" w:author="[Base-Legal]_CN" w:date="2026-10-05T09:20:00Z">
                  <w:rPr>
                    <w:ins w:id="211" w:author="[Base-Legal]_CN" w:date="2026-07-18T10:35:00Z"/>
                    <w:rFonts w:ascii="Cambria" w:eastAsia="Arial" w:hAnsi="Cambria" w:cs="Arial"/>
                    <w:sz w:val="22"/>
                    <w:szCs w:val="22"/>
                  </w:rPr>
                </w:rPrChange>
              </w:rPr>
            </w:pPr>
            <w:ins w:id="212" w:author="[Base-Legal]_CN" w:date="2026-07-18T10:36:00Z">
              <w:r w:rsidRPr="001F40FE">
                <w:rPr>
                  <w:rFonts w:ascii="Cambria" w:eastAsia="Arial" w:hAnsi="Cambria" w:cs="Arial"/>
                  <w:color w:val="auto"/>
                  <w:sz w:val="22"/>
                  <w:szCs w:val="22"/>
                  <w:rPrChange w:id="213" w:author="[Base-Legal]_CN" w:date="2026-10-05T09:20:00Z">
                    <w:rPr>
                      <w:rFonts w:ascii="Cambria" w:eastAsia="Arial" w:hAnsi="Cambria" w:cs="Arial"/>
                      <w:sz w:val="22"/>
                      <w:szCs w:val="22"/>
                    </w:rPr>
                  </w:rPrChange>
                </w:rPr>
                <w:t>01/06/2026</w:t>
              </w:r>
            </w:ins>
          </w:p>
        </w:tc>
        <w:tc>
          <w:tcPr>
            <w:tcW w:w="1095" w:type="pct"/>
          </w:tcPr>
          <w:p w14:paraId="0F7243E7" w14:textId="24079EEE" w:rsidR="00A84296" w:rsidRPr="001F40FE" w:rsidRDefault="00A84296" w:rsidP="008326E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center"/>
              <w:rPr>
                <w:ins w:id="214" w:author="[Base-Legal]_CN" w:date="2026-07-18T10:35:00Z"/>
                <w:rFonts w:ascii="Cambria" w:eastAsia="Arial" w:hAnsi="Cambria" w:cs="Arial"/>
                <w:color w:val="auto"/>
                <w:sz w:val="22"/>
                <w:szCs w:val="22"/>
                <w:rPrChange w:id="215" w:author="[Base-Legal]_CN" w:date="2026-10-05T09:20:00Z">
                  <w:rPr>
                    <w:ins w:id="216" w:author="[Base-Legal]_CN" w:date="2026-07-18T10:35:00Z"/>
                    <w:rFonts w:ascii="Cambria" w:eastAsia="Arial" w:hAnsi="Cambria" w:cs="Arial"/>
                    <w:sz w:val="22"/>
                    <w:szCs w:val="22"/>
                  </w:rPr>
                </w:rPrChange>
              </w:rPr>
            </w:pPr>
            <w:ins w:id="217" w:author="[Base-Legal]_CN" w:date="2026-07-18T10:36:00Z">
              <w:r w:rsidRPr="001F40FE">
                <w:rPr>
                  <w:rFonts w:ascii="Cambria" w:eastAsia="Arial" w:hAnsi="Cambria" w:cs="Arial"/>
                  <w:color w:val="auto"/>
                  <w:sz w:val="22"/>
                  <w:szCs w:val="22"/>
                  <w:rPrChange w:id="218" w:author="[Base-Legal]_CN" w:date="2026-10-05T09:20:00Z">
                    <w:rPr>
                      <w:rFonts w:ascii="Cambria" w:eastAsia="Arial" w:hAnsi="Cambria" w:cs="Arial"/>
                      <w:color w:val="FF0000"/>
                      <w:sz w:val="22"/>
                      <w:szCs w:val="22"/>
                    </w:rPr>
                  </w:rPrChange>
                </w:rPr>
                <w:t>01/11/2026</w:t>
              </w:r>
            </w:ins>
          </w:p>
        </w:tc>
      </w:tr>
      <w:tr w:rsidR="001F40FE" w:rsidRPr="001F40FE" w:rsidDel="00A84296" w14:paraId="1B32FCB2" w14:textId="26785BB8" w:rsidTr="00A84296">
        <w:trPr>
          <w:del w:id="219" w:author="[Base-Legal]_CN" w:date="2026-07-18T10:35:00Z"/>
        </w:trPr>
        <w:tc>
          <w:tcPr>
            <w:tcW w:w="5000" w:type="pct"/>
            <w:gridSpan w:val="6"/>
          </w:tcPr>
          <w:p w14:paraId="65458E14" w14:textId="7E448A3E" w:rsidR="00A84296" w:rsidRPr="001F40FE" w:rsidDel="00A84296" w:rsidRDefault="00A84296" w:rsidP="00942415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tabs>
                <w:tab w:val="left" w:pos="810"/>
              </w:tabs>
              <w:spacing w:before="0" w:after="60" w:line="324" w:lineRule="auto"/>
              <w:ind w:right="-15"/>
              <w:jc w:val="right"/>
              <w:rPr>
                <w:del w:id="220" w:author="[Base-Legal]_CN" w:date="2026-07-18T10:35:00Z"/>
                <w:rFonts w:ascii="Cambria" w:eastAsia="Times New Roman" w:hAnsi="Cambria" w:cs="Arial"/>
                <w:color w:val="auto"/>
                <w:sz w:val="22"/>
                <w:szCs w:val="22"/>
                <w:rPrChange w:id="221" w:author="[Base-Legal]_CN" w:date="2026-10-05T09:20:00Z">
                  <w:rPr>
                    <w:del w:id="222" w:author="[Base-Legal]_CN" w:date="2026-07-18T10:35:00Z"/>
                    <w:rFonts w:ascii="Cambria" w:eastAsia="Times New Roman" w:hAnsi="Cambria" w:cs="Arial"/>
                    <w:color w:val="000000" w:themeColor="text1"/>
                    <w:sz w:val="22"/>
                    <w:szCs w:val="22"/>
                  </w:rPr>
                </w:rPrChange>
              </w:rPr>
            </w:pPr>
            <w:del w:id="223" w:author="[Base-Legal]_CN" w:date="2026-07-18T10:35:00Z">
              <w:r w:rsidRPr="001F40FE" w:rsidDel="00A84296">
                <w:rPr>
                  <w:rFonts w:ascii="Cambria" w:eastAsia="Times New Roman" w:hAnsi="Cambria" w:cs="Arial"/>
                  <w:b/>
                  <w:color w:val="auto"/>
                  <w:sz w:val="22"/>
                  <w:szCs w:val="22"/>
                  <w:rPrChange w:id="224" w:author="[Base-Legal]_CN" w:date="2026-10-05T09:20:00Z">
                    <w:rPr>
                      <w:rFonts w:ascii="Cambria" w:eastAsia="Times New Roman" w:hAnsi="Cambria" w:cs="Arial"/>
                      <w:b/>
                      <w:color w:val="000000" w:themeColor="text1"/>
                      <w:sz w:val="22"/>
                      <w:szCs w:val="22"/>
                    </w:rPr>
                  </w:rPrChange>
                </w:rPr>
                <w:delText>Tổng:</w:delText>
              </w:r>
            </w:del>
          </w:p>
        </w:tc>
      </w:tr>
    </w:tbl>
    <w:p w14:paraId="0920DE8E" w14:textId="0E851900" w:rsidR="00E004DD" w:rsidRPr="001F40FE" w:rsidRDefault="00947543" w:rsidP="007C01DA">
      <w:pPr>
        <w:tabs>
          <w:tab w:val="left" w:pos="810"/>
        </w:tabs>
        <w:spacing w:before="0" w:after="60" w:line="324" w:lineRule="auto"/>
        <w:ind w:right="-15"/>
        <w:jc w:val="left"/>
        <w:rPr>
          <w:rFonts w:ascii="Cambria" w:eastAsia="Cambria" w:hAnsi="Cambria" w:cs="Cambria"/>
          <w:color w:val="auto"/>
          <w:sz w:val="22"/>
          <w:szCs w:val="22"/>
          <w:rPrChange w:id="225" w:author="[Base-Legal]_CN" w:date="2026-10-05T09:20:00Z">
            <w:rPr>
              <w:rFonts w:ascii="Cambria" w:eastAsia="Cambria" w:hAnsi="Cambria" w:cs="Cambria"/>
              <w:color w:val="FF0000"/>
              <w:sz w:val="22"/>
              <w:szCs w:val="22"/>
            </w:rPr>
          </w:rPrChange>
        </w:rPr>
      </w:pPr>
      <w:commentRangeStart w:id="226"/>
      <w:r w:rsidRPr="001F40FE">
        <w:rPr>
          <w:rFonts w:ascii="Cambria" w:eastAsia="Cambria" w:hAnsi="Cambria" w:cs="Cambria"/>
          <w:color w:val="auto"/>
          <w:sz w:val="22"/>
          <w:szCs w:val="22"/>
          <w:rPrChange w:id="227" w:author="[Base-Legal]_CN" w:date="2026-10-05T09:20:00Z">
            <w:rPr>
              <w:rFonts w:ascii="Cambria" w:eastAsia="Cambria" w:hAnsi="Cambria" w:cs="Cambria"/>
              <w:color w:val="FF0000"/>
              <w:sz w:val="22"/>
              <w:szCs w:val="22"/>
            </w:rPr>
          </w:rPrChange>
        </w:rPr>
        <w:t>Ưu đãi đặc biệt dành cho Bên A:</w:t>
      </w:r>
    </w:p>
    <w:p w14:paraId="21C547AF" w14:textId="37A529C8" w:rsidR="00E004DD" w:rsidRPr="001F40FE" w:rsidRDefault="00E004DD" w:rsidP="00D71856">
      <w:pPr>
        <w:numPr>
          <w:ilvl w:val="0"/>
          <w:numId w:val="13"/>
        </w:numPr>
        <w:tabs>
          <w:tab w:val="left" w:pos="810"/>
        </w:tabs>
        <w:spacing w:before="0" w:after="60" w:line="324" w:lineRule="auto"/>
        <w:ind w:left="900" w:right="-15"/>
        <w:jc w:val="left"/>
        <w:rPr>
          <w:ins w:id="228" w:author="[Base-Legal]_CN" w:date="2026-07-18T10:54:00Z"/>
          <w:rFonts w:ascii="Cambria" w:eastAsia="Cambria" w:hAnsi="Cambria" w:cs="Cambria"/>
          <w:color w:val="auto"/>
          <w:sz w:val="22"/>
          <w:szCs w:val="22"/>
          <w:rPrChange w:id="229" w:author="[Base-Legal]_CN" w:date="2026-10-05T09:20:00Z">
            <w:rPr>
              <w:ins w:id="230" w:author="[Base-Legal]_CN" w:date="2026-07-18T10:54:00Z"/>
              <w:rFonts w:ascii="Cambria" w:eastAsia="Cambria" w:hAnsi="Cambria" w:cs="Cambria"/>
              <w:color w:val="FF0000"/>
              <w:sz w:val="22"/>
              <w:szCs w:val="22"/>
            </w:rPr>
          </w:rPrChange>
        </w:rPr>
      </w:pPr>
      <w:r w:rsidRPr="001F40FE">
        <w:rPr>
          <w:rFonts w:ascii="Cambria" w:eastAsia="Cambria" w:hAnsi="Cambria" w:cs="Cambria"/>
          <w:color w:val="auto"/>
          <w:sz w:val="22"/>
          <w:szCs w:val="22"/>
          <w:rPrChange w:id="231" w:author="[Base-Legal]_CN" w:date="2026-10-05T09:20:00Z">
            <w:rPr>
              <w:rFonts w:ascii="Cambria" w:eastAsia="Cambria" w:hAnsi="Cambria" w:cs="Cambria"/>
              <w:color w:val="FF0000"/>
              <w:sz w:val="22"/>
              <w:szCs w:val="22"/>
            </w:rPr>
          </w:rPrChange>
        </w:rPr>
        <w:t xml:space="preserve">Tặng </w:t>
      </w:r>
      <w:r w:rsidR="00336765" w:rsidRPr="001F40FE">
        <w:rPr>
          <w:rFonts w:ascii="Cambria" w:eastAsia="Cambria" w:hAnsi="Cambria" w:cs="Cambria"/>
          <w:color w:val="auto"/>
          <w:sz w:val="22"/>
          <w:szCs w:val="22"/>
          <w:rPrChange w:id="232" w:author="[Base-Legal]_CN" w:date="2026-10-05T09:20:00Z">
            <w:rPr>
              <w:rFonts w:ascii="Cambria" w:eastAsia="Cambria" w:hAnsi="Cambria" w:cs="Cambria"/>
              <w:color w:val="FF0000"/>
              <w:sz w:val="22"/>
              <w:szCs w:val="22"/>
            </w:rPr>
          </w:rPrChange>
        </w:rPr>
        <w:t>27</w:t>
      </w:r>
      <w:r w:rsidRPr="001F40FE">
        <w:rPr>
          <w:rFonts w:ascii="Cambria" w:eastAsia="Cambria" w:hAnsi="Cambria" w:cs="Cambria"/>
          <w:color w:val="auto"/>
          <w:sz w:val="22"/>
          <w:szCs w:val="22"/>
          <w:rPrChange w:id="233" w:author="[Base-Legal]_CN" w:date="2026-10-05T09:20:00Z">
            <w:rPr>
              <w:rFonts w:ascii="Cambria" w:eastAsia="Cambria" w:hAnsi="Cambria" w:cs="Cambria"/>
              <w:color w:val="FF0000"/>
              <w:sz w:val="22"/>
              <w:szCs w:val="22"/>
            </w:rPr>
          </w:rPrChange>
        </w:rPr>
        <w:t xml:space="preserve"> tháng sử dụng Gói sản phẩm XSpace - Basic (1 tabs và 5 widgets/tab) cho </w:t>
      </w:r>
      <w:r w:rsidR="00336765" w:rsidRPr="001F40FE">
        <w:rPr>
          <w:rFonts w:ascii="Cambria" w:eastAsia="Cambria" w:hAnsi="Cambria" w:cs="Cambria"/>
          <w:color w:val="auto"/>
          <w:sz w:val="22"/>
          <w:szCs w:val="22"/>
          <w:rPrChange w:id="234" w:author="[Base-Legal]_CN" w:date="2026-10-05T09:20:00Z">
            <w:rPr>
              <w:rFonts w:ascii="Cambria" w:eastAsia="Cambria" w:hAnsi="Cambria" w:cs="Cambria"/>
              <w:color w:val="FF0000"/>
              <w:sz w:val="22"/>
              <w:szCs w:val="22"/>
            </w:rPr>
          </w:rPrChange>
        </w:rPr>
        <w:t>230</w:t>
      </w:r>
      <w:r w:rsidRPr="001F40FE">
        <w:rPr>
          <w:rFonts w:ascii="Cambria" w:eastAsia="Cambria" w:hAnsi="Cambria" w:cs="Cambria"/>
          <w:color w:val="auto"/>
          <w:sz w:val="22"/>
          <w:szCs w:val="22"/>
          <w:rPrChange w:id="235" w:author="[Base-Legal]_CN" w:date="2026-10-05T09:20:00Z">
            <w:rPr>
              <w:rFonts w:ascii="Cambria" w:eastAsia="Cambria" w:hAnsi="Cambria" w:cs="Cambria"/>
              <w:color w:val="FF0000"/>
              <w:sz w:val="22"/>
              <w:szCs w:val="22"/>
            </w:rPr>
          </w:rPrChange>
        </w:rPr>
        <w:t xml:space="preserve"> tài khoản (từ ngày </w:t>
      </w:r>
      <w:r w:rsidR="00336765" w:rsidRPr="001F40FE">
        <w:rPr>
          <w:rFonts w:ascii="Cambria" w:eastAsia="Cambria" w:hAnsi="Cambria" w:cs="Cambria"/>
          <w:color w:val="auto"/>
          <w:sz w:val="22"/>
          <w:szCs w:val="22"/>
          <w:rPrChange w:id="236" w:author="[Base-Legal]_CN" w:date="2026-10-05T09:20:00Z">
            <w:rPr>
              <w:rFonts w:ascii="Cambria" w:eastAsia="Cambria" w:hAnsi="Cambria" w:cs="Cambria"/>
              <w:color w:val="FF0000"/>
              <w:sz w:val="22"/>
              <w:szCs w:val="22"/>
            </w:rPr>
          </w:rPrChange>
        </w:rPr>
        <w:t>01/08/2024</w:t>
      </w:r>
      <w:r w:rsidRPr="001F40FE">
        <w:rPr>
          <w:rFonts w:ascii="Cambria" w:eastAsia="Cambria" w:hAnsi="Cambria" w:cs="Cambria"/>
          <w:color w:val="auto"/>
          <w:sz w:val="22"/>
          <w:szCs w:val="22"/>
          <w:rPrChange w:id="237" w:author="[Base-Legal]_CN" w:date="2026-10-05T09:20:00Z">
            <w:rPr>
              <w:rFonts w:ascii="Cambria" w:eastAsia="Cambria" w:hAnsi="Cambria" w:cs="Cambria"/>
              <w:color w:val="FF0000"/>
              <w:sz w:val="22"/>
              <w:szCs w:val="22"/>
            </w:rPr>
          </w:rPrChange>
        </w:rPr>
        <w:t xml:space="preserve"> đến ngày </w:t>
      </w:r>
      <w:r w:rsidR="00336765" w:rsidRPr="001F40FE">
        <w:rPr>
          <w:rFonts w:ascii="Cambria" w:eastAsia="Cambria" w:hAnsi="Cambria" w:cs="Cambria"/>
          <w:color w:val="auto"/>
          <w:sz w:val="22"/>
          <w:szCs w:val="22"/>
          <w:rPrChange w:id="238" w:author="[Base-Legal]_CN" w:date="2026-10-05T09:20:00Z">
            <w:rPr>
              <w:rFonts w:ascii="Cambria" w:eastAsia="Cambria" w:hAnsi="Cambria" w:cs="Cambria"/>
              <w:color w:val="FF0000"/>
              <w:sz w:val="22"/>
              <w:szCs w:val="22"/>
            </w:rPr>
          </w:rPrChange>
        </w:rPr>
        <w:t>01/11/2026</w:t>
      </w:r>
      <w:r w:rsidRPr="001F40FE">
        <w:rPr>
          <w:rFonts w:ascii="Cambria" w:eastAsia="Cambria" w:hAnsi="Cambria" w:cs="Cambria"/>
          <w:color w:val="auto"/>
          <w:sz w:val="22"/>
          <w:szCs w:val="22"/>
          <w:rPrChange w:id="239" w:author="[Base-Legal]_CN" w:date="2026-10-05T09:20:00Z">
            <w:rPr>
              <w:rFonts w:ascii="Cambria" w:eastAsia="Cambria" w:hAnsi="Cambria" w:cs="Cambria"/>
              <w:color w:val="FF0000"/>
              <w:sz w:val="22"/>
              <w:szCs w:val="22"/>
            </w:rPr>
          </w:rPrChange>
        </w:rPr>
        <w:t>)</w:t>
      </w:r>
    </w:p>
    <w:p w14:paraId="5640AF41" w14:textId="3B53A0DB" w:rsidR="006736CB" w:rsidRPr="001F40FE" w:rsidRDefault="006736CB">
      <w:pPr>
        <w:tabs>
          <w:tab w:val="left" w:pos="810"/>
        </w:tabs>
        <w:spacing w:before="0" w:after="60" w:line="324" w:lineRule="auto"/>
        <w:ind w:right="-15"/>
        <w:jc w:val="left"/>
        <w:rPr>
          <w:rFonts w:ascii="Cambria" w:eastAsia="Cambria" w:hAnsi="Cambria" w:cs="Cambria"/>
          <w:color w:val="auto"/>
          <w:sz w:val="22"/>
          <w:szCs w:val="22"/>
          <w:rPrChange w:id="240" w:author="[Base-Legal]_CN" w:date="2026-10-05T09:20:00Z">
            <w:rPr>
              <w:rFonts w:ascii="Cambria" w:eastAsia="Cambria" w:hAnsi="Cambria" w:cs="Cambria"/>
              <w:color w:val="FF0000"/>
              <w:sz w:val="22"/>
              <w:szCs w:val="22"/>
            </w:rPr>
          </w:rPrChange>
        </w:rPr>
        <w:pPrChange w:id="241" w:author="[Base-Legal]_CN" w:date="2026-07-18T10:54:00Z">
          <w:pPr>
            <w:numPr>
              <w:numId w:val="13"/>
            </w:numPr>
            <w:tabs>
              <w:tab w:val="left" w:pos="810"/>
            </w:tabs>
            <w:spacing w:before="0" w:after="60" w:line="324" w:lineRule="auto"/>
            <w:ind w:left="900" w:right="-15" w:hanging="360"/>
            <w:jc w:val="left"/>
          </w:pPr>
        </w:pPrChange>
      </w:pPr>
      <w:ins w:id="242" w:author="[Base-Legal]_CN" w:date="2026-07-18T10:54:00Z">
        <w:r w:rsidRPr="001F40FE">
          <w:rPr>
            <w:rFonts w:ascii="Cambria" w:eastAsia="Cambria" w:hAnsi="Cambria" w:cs="Cambria"/>
            <w:color w:val="auto"/>
            <w:sz w:val="22"/>
            <w:szCs w:val="22"/>
            <w:rPrChange w:id="243" w:author="[Base-Legal]_CN" w:date="2026-10-05T09:20:00Z">
              <w:rPr>
                <w:rFonts w:ascii="Cambria" w:eastAsia="Cambria" w:hAnsi="Cambria" w:cs="Cambria"/>
                <w:color w:val="FF0000"/>
                <w:sz w:val="22"/>
                <w:szCs w:val="22"/>
              </w:rPr>
            </w:rPrChange>
          </w:rPr>
          <w:t>2.</w:t>
        </w:r>
      </w:ins>
      <w:ins w:id="244" w:author="[Base-Legal]_CN" w:date="2026-07-18T10:55:00Z">
        <w:r w:rsidRPr="001F40FE">
          <w:rPr>
            <w:rFonts w:ascii="Cambria" w:eastAsia="Cambria" w:hAnsi="Cambria" w:cs="Cambria"/>
            <w:color w:val="auto"/>
            <w:sz w:val="22"/>
            <w:szCs w:val="22"/>
            <w:rPrChange w:id="245" w:author="[Base-Legal]_CN" w:date="2026-10-05T09:20:00Z">
              <w:rPr>
                <w:rFonts w:ascii="Cambria" w:eastAsia="Cambria" w:hAnsi="Cambria" w:cs="Cambria"/>
                <w:color w:val="FF0000"/>
                <w:sz w:val="22"/>
                <w:szCs w:val="22"/>
              </w:rPr>
            </w:rPrChange>
          </w:rPr>
          <w:tab/>
        </w:r>
      </w:ins>
      <w:ins w:id="246" w:author="[Base-Legal]_CN" w:date="2026-07-18T10:54:00Z">
        <w:r w:rsidRPr="001F40FE">
          <w:rPr>
            <w:rFonts w:ascii="Cambria" w:eastAsia="Cambria" w:hAnsi="Cambria" w:cs="Cambria"/>
            <w:color w:val="auto"/>
            <w:sz w:val="22"/>
            <w:szCs w:val="22"/>
            <w:rPrChange w:id="247" w:author="[Base-Legal]_CN" w:date="2026-10-05T09:20:00Z">
              <w:rPr>
                <w:rFonts w:ascii="Cambria" w:eastAsia="Cambria" w:hAnsi="Cambria" w:cs="Cambria"/>
                <w:color w:val="FF0000"/>
                <w:sz w:val="22"/>
                <w:szCs w:val="22"/>
              </w:rPr>
            </w:rPrChange>
          </w:rPr>
          <w:t>Bên A cam kết không tiết lộ bất kỳ thông tin nào liên quan đến nội dung</w:t>
        </w:r>
      </w:ins>
      <w:ins w:id="248" w:author="[Base-Legal]_CN" w:date="2026-07-18T10:55:00Z">
        <w:r w:rsidRPr="001F40FE">
          <w:rPr>
            <w:rFonts w:ascii="Cambria" w:eastAsia="Cambria" w:hAnsi="Cambria" w:cs="Cambria"/>
            <w:color w:val="auto"/>
            <w:sz w:val="22"/>
            <w:szCs w:val="22"/>
            <w:rPrChange w:id="249" w:author="[Base-Legal]_CN" w:date="2026-10-05T09:20:00Z">
              <w:rPr>
                <w:rFonts w:ascii="Cambria" w:eastAsia="Cambria" w:hAnsi="Cambria" w:cs="Cambria"/>
                <w:color w:val="FF0000"/>
                <w:sz w:val="22"/>
                <w:szCs w:val="22"/>
              </w:rPr>
            </w:rPrChange>
          </w:rPr>
          <w:t xml:space="preserve"> hỗ trợ nâng cấp miễn phí nêu tại Phụ lục này</w:t>
        </w:r>
      </w:ins>
      <w:ins w:id="250" w:author="[Base-Legal]_CN" w:date="2026-07-18T10:56:00Z">
        <w:r w:rsidRPr="001F40FE">
          <w:rPr>
            <w:rFonts w:ascii="Cambria" w:eastAsia="Cambria" w:hAnsi="Cambria" w:cs="Cambria"/>
            <w:color w:val="auto"/>
            <w:sz w:val="22"/>
            <w:szCs w:val="22"/>
            <w:rPrChange w:id="251" w:author="[Base-Legal]_CN" w:date="2026-10-05T09:20:00Z">
              <w:rPr>
                <w:rFonts w:ascii="Cambria" w:eastAsia="Cambria" w:hAnsi="Cambria" w:cs="Cambria"/>
                <w:color w:val="FF0000"/>
                <w:sz w:val="22"/>
                <w:szCs w:val="22"/>
              </w:rPr>
            </w:rPrChange>
          </w:rPr>
          <w:t xml:space="preserve"> cho bất kỳ bên thứ ba nào.</w:t>
        </w:r>
      </w:ins>
    </w:p>
    <w:p w14:paraId="51BECEDD" w14:textId="38047CEB" w:rsidR="00947543" w:rsidRPr="001F40FE" w:rsidDel="00A84296" w:rsidRDefault="00947543" w:rsidP="00D71856">
      <w:pPr>
        <w:numPr>
          <w:ilvl w:val="0"/>
          <w:numId w:val="13"/>
        </w:numPr>
        <w:tabs>
          <w:tab w:val="left" w:pos="810"/>
        </w:tabs>
        <w:spacing w:before="0" w:after="60" w:line="324" w:lineRule="auto"/>
        <w:ind w:left="900" w:right="-15"/>
        <w:jc w:val="left"/>
        <w:rPr>
          <w:del w:id="252" w:author="[Base-Legal]_CN" w:date="2026-07-18T10:36:00Z"/>
          <w:rFonts w:ascii="Cambria" w:eastAsia="Cambria" w:hAnsi="Cambria" w:cs="Cambria"/>
          <w:color w:val="auto"/>
          <w:sz w:val="22"/>
          <w:szCs w:val="22"/>
          <w:rPrChange w:id="253" w:author="[Base-Legal]_CN" w:date="2026-10-05T09:20:00Z">
            <w:rPr>
              <w:del w:id="254" w:author="[Base-Legal]_CN" w:date="2026-07-18T10:36:00Z"/>
              <w:rFonts w:ascii="Cambria" w:eastAsia="Cambria" w:hAnsi="Cambria" w:cs="Cambria"/>
              <w:color w:val="FF0000"/>
              <w:sz w:val="22"/>
              <w:szCs w:val="22"/>
            </w:rPr>
          </w:rPrChange>
        </w:rPr>
      </w:pPr>
      <w:del w:id="255" w:author="[Base-Legal]_CN" w:date="2026-07-18T10:36:00Z">
        <w:r w:rsidRPr="001F40FE" w:rsidDel="00A84296">
          <w:rPr>
            <w:rFonts w:ascii="Cambria" w:eastAsia="Cambria" w:hAnsi="Cambria" w:cs="Cambria"/>
            <w:color w:val="auto"/>
            <w:sz w:val="22"/>
            <w:szCs w:val="22"/>
            <w:rPrChange w:id="256" w:author="[Base-Legal]_CN" w:date="2026-10-05T09:20:00Z">
              <w:rPr>
                <w:rFonts w:ascii="Cambria" w:eastAsia="Cambria" w:hAnsi="Cambria" w:cs="Cambria"/>
                <w:color w:val="FF0000"/>
                <w:sz w:val="22"/>
                <w:szCs w:val="22"/>
              </w:rPr>
            </w:rPrChange>
          </w:rPr>
          <w:delText xml:space="preserve">Tặng </w:delText>
        </w:r>
        <w:r w:rsidR="00336765" w:rsidRPr="001F40FE" w:rsidDel="00A84296">
          <w:rPr>
            <w:rFonts w:ascii="Cambria" w:eastAsia="Arial" w:hAnsi="Cambria" w:cs="Arial"/>
            <w:color w:val="auto"/>
            <w:sz w:val="22"/>
            <w:szCs w:val="22"/>
            <w:rPrChange w:id="257" w:author="[Base-Legal]_CN" w:date="2026-10-05T09:20:00Z">
              <w:rPr>
                <w:rFonts w:ascii="Cambria" w:eastAsia="Arial" w:hAnsi="Cambria" w:cs="Arial"/>
                <w:color w:val="FF0000"/>
                <w:sz w:val="22"/>
                <w:szCs w:val="22"/>
              </w:rPr>
            </w:rPrChange>
          </w:rPr>
          <w:delText>5</w:delText>
        </w:r>
        <w:r w:rsidRPr="001F40FE" w:rsidDel="00A84296">
          <w:rPr>
            <w:rFonts w:ascii="Cambria" w:eastAsia="Cambria" w:hAnsi="Cambria" w:cs="Cambria"/>
            <w:color w:val="auto"/>
            <w:sz w:val="22"/>
            <w:szCs w:val="22"/>
            <w:rPrChange w:id="258" w:author="[Base-Legal]_CN" w:date="2026-10-05T09:20:00Z">
              <w:rPr>
                <w:rFonts w:ascii="Cambria" w:eastAsia="Cambria" w:hAnsi="Cambria" w:cs="Cambria"/>
                <w:color w:val="FF0000"/>
                <w:sz w:val="22"/>
                <w:szCs w:val="22"/>
              </w:rPr>
            </w:rPrChange>
          </w:rPr>
          <w:delText xml:space="preserve"> tháng sử dụng Gói sản phẩm </w:delText>
        </w:r>
        <w:r w:rsidR="00336765" w:rsidRPr="001F40FE" w:rsidDel="00A84296">
          <w:rPr>
            <w:rFonts w:ascii="Cambria" w:eastAsia="Times New Roman" w:hAnsi="Cambria" w:cs="Arial"/>
            <w:i/>
            <w:color w:val="auto"/>
            <w:sz w:val="22"/>
            <w:szCs w:val="22"/>
            <w:rPrChange w:id="259" w:author="[Base-Legal]_CN" w:date="2026-10-05T09:20:00Z">
              <w:rPr>
                <w:rFonts w:ascii="Cambria" w:eastAsia="Times New Roman" w:hAnsi="Cambria" w:cs="Arial"/>
                <w:i/>
                <w:color w:val="FF0000"/>
                <w:sz w:val="22"/>
                <w:szCs w:val="22"/>
                <w:highlight w:val="yellow"/>
              </w:rPr>
            </w:rPrChange>
          </w:rPr>
          <w:delText>Digital Workspace - Premium</w:delText>
        </w:r>
        <w:r w:rsidRPr="001F40FE" w:rsidDel="00A84296">
          <w:rPr>
            <w:rFonts w:ascii="Cambria" w:eastAsia="Cambria" w:hAnsi="Cambria" w:cs="Cambria"/>
            <w:color w:val="auto"/>
            <w:sz w:val="22"/>
            <w:szCs w:val="22"/>
            <w:rPrChange w:id="260" w:author="[Base-Legal]_CN" w:date="2026-10-05T09:20:00Z">
              <w:rPr>
                <w:rFonts w:ascii="Cambria" w:eastAsia="Cambria" w:hAnsi="Cambria" w:cs="Cambria"/>
                <w:color w:val="FF0000"/>
                <w:sz w:val="22"/>
                <w:szCs w:val="22"/>
              </w:rPr>
            </w:rPrChange>
          </w:rPr>
          <w:delText xml:space="preserve"> cho </w:delText>
        </w:r>
        <w:r w:rsidR="00336765" w:rsidRPr="001F40FE" w:rsidDel="00A84296">
          <w:rPr>
            <w:rFonts w:ascii="Cambria" w:eastAsia="Cambria" w:hAnsi="Cambria" w:cs="Cambria"/>
            <w:color w:val="auto"/>
            <w:sz w:val="22"/>
            <w:szCs w:val="22"/>
            <w:rPrChange w:id="261" w:author="[Base-Legal]_CN" w:date="2026-10-05T09:20:00Z">
              <w:rPr>
                <w:rFonts w:ascii="Cambria" w:eastAsia="Cambria" w:hAnsi="Cambria" w:cs="Cambria"/>
                <w:color w:val="FF0000"/>
                <w:sz w:val="22"/>
                <w:szCs w:val="22"/>
              </w:rPr>
            </w:rPrChange>
          </w:rPr>
          <w:delText>230</w:delText>
        </w:r>
        <w:r w:rsidRPr="001F40FE" w:rsidDel="00A84296">
          <w:rPr>
            <w:rFonts w:ascii="Cambria" w:eastAsia="Cambria" w:hAnsi="Cambria" w:cs="Cambria"/>
            <w:color w:val="auto"/>
            <w:sz w:val="22"/>
            <w:szCs w:val="22"/>
            <w:rPrChange w:id="262" w:author="[Base-Legal]_CN" w:date="2026-10-05T09:20:00Z">
              <w:rPr>
                <w:rFonts w:ascii="Cambria" w:eastAsia="Cambria" w:hAnsi="Cambria" w:cs="Cambria"/>
                <w:color w:val="FF0000"/>
                <w:sz w:val="22"/>
                <w:szCs w:val="22"/>
              </w:rPr>
            </w:rPrChange>
          </w:rPr>
          <w:delText xml:space="preserve"> tài khoản (từ ngày </w:delText>
        </w:r>
        <w:r w:rsidR="00336765" w:rsidRPr="001F40FE" w:rsidDel="00A84296">
          <w:rPr>
            <w:rFonts w:ascii="Cambria" w:eastAsia="Arial" w:hAnsi="Cambria" w:cs="Arial"/>
            <w:color w:val="auto"/>
            <w:sz w:val="22"/>
            <w:szCs w:val="22"/>
            <w:rPrChange w:id="263" w:author="[Base-Legal]_CN" w:date="2026-10-05T09:20:00Z">
              <w:rPr>
                <w:rFonts w:ascii="Cambria" w:eastAsia="Arial" w:hAnsi="Cambria" w:cs="Arial"/>
                <w:color w:val="FF0000"/>
                <w:sz w:val="22"/>
                <w:szCs w:val="22"/>
              </w:rPr>
            </w:rPrChange>
          </w:rPr>
          <w:delText>01/06/2026</w:delText>
        </w:r>
        <w:r w:rsidRPr="001F40FE" w:rsidDel="00A84296">
          <w:rPr>
            <w:rFonts w:ascii="Cambria" w:eastAsia="Cambria" w:hAnsi="Cambria" w:cs="Cambria"/>
            <w:color w:val="auto"/>
            <w:sz w:val="22"/>
            <w:szCs w:val="22"/>
            <w:rPrChange w:id="264" w:author="[Base-Legal]_CN" w:date="2026-10-05T09:20:00Z">
              <w:rPr>
                <w:rFonts w:ascii="Cambria" w:eastAsia="Cambria" w:hAnsi="Cambria" w:cs="Cambria"/>
                <w:color w:val="FF0000"/>
                <w:sz w:val="22"/>
                <w:szCs w:val="22"/>
              </w:rPr>
            </w:rPrChange>
          </w:rPr>
          <w:delText xml:space="preserve"> đến ngày </w:delText>
        </w:r>
        <w:r w:rsidR="00336765" w:rsidRPr="001F40FE" w:rsidDel="00A84296">
          <w:rPr>
            <w:rFonts w:ascii="Cambria" w:eastAsia="Arial" w:hAnsi="Cambria" w:cs="Arial"/>
            <w:color w:val="auto"/>
            <w:sz w:val="22"/>
            <w:szCs w:val="22"/>
            <w:rPrChange w:id="265" w:author="[Base-Legal]_CN" w:date="2026-10-05T09:20:00Z">
              <w:rPr>
                <w:rFonts w:ascii="Cambria" w:eastAsia="Arial" w:hAnsi="Cambria" w:cs="Arial"/>
                <w:color w:val="FF0000"/>
                <w:sz w:val="22"/>
                <w:szCs w:val="22"/>
              </w:rPr>
            </w:rPrChange>
          </w:rPr>
          <w:delText>01/11/2026)</w:delText>
        </w:r>
      </w:del>
    </w:p>
    <w:commentRangeEnd w:id="226"/>
    <w:p w14:paraId="54B9A983" w14:textId="0F9403BF" w:rsidR="00C50178" w:rsidRPr="001F40FE" w:rsidDel="00A84296" w:rsidRDefault="00EE6652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tabs>
          <w:tab w:val="left" w:pos="810"/>
        </w:tabs>
        <w:spacing w:before="0" w:after="60" w:line="324" w:lineRule="auto"/>
        <w:ind w:right="-15"/>
        <w:jc w:val="left"/>
        <w:rPr>
          <w:del w:id="266" w:author="[Base-Legal]_CN" w:date="2026-07-18T10:36:00Z"/>
          <w:rFonts w:ascii="Cambria" w:eastAsia="Times New Roman" w:hAnsi="Cambria" w:cs="Arial"/>
          <w:color w:val="auto"/>
          <w:sz w:val="22"/>
          <w:szCs w:val="22"/>
          <w:rPrChange w:id="267" w:author="[Base-Legal]_CN" w:date="2026-10-05T09:20:00Z">
            <w:rPr>
              <w:del w:id="268" w:author="[Base-Legal]_CN" w:date="2026-07-18T10:36:00Z"/>
              <w:rFonts w:ascii="Cambria" w:eastAsia="Times New Roman" w:hAnsi="Cambria" w:cs="Arial"/>
              <w:color w:val="000000" w:themeColor="text1"/>
              <w:sz w:val="22"/>
              <w:szCs w:val="22"/>
            </w:rPr>
          </w:rPrChange>
        </w:rPr>
      </w:pPr>
      <w:del w:id="269" w:author="[Base-Legal]_CN" w:date="2026-07-18T10:36:00Z">
        <w:r w:rsidRPr="001F40FE" w:rsidDel="00A84296">
          <w:rPr>
            <w:rStyle w:val="CommentReference"/>
            <w:rFonts w:ascii="Cambria" w:eastAsia="Times New Roman" w:hAnsi="Cambria" w:cs="Arial"/>
            <w:color w:val="auto"/>
            <w:sz w:val="22"/>
            <w:szCs w:val="22"/>
            <w:rPrChange w:id="270" w:author="[Base-Legal]_CN" w:date="2026-10-05T09:20:00Z">
              <w:rPr>
                <w:rStyle w:val="CommentReference"/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rPrChange>
          </w:rPr>
          <w:commentReference w:id="226"/>
        </w:r>
        <w:r w:rsidR="00C50178" w:rsidRPr="001F40FE" w:rsidDel="00A84296">
          <w:rPr>
            <w:rFonts w:ascii="Cambria" w:eastAsia="Times New Roman" w:hAnsi="Cambria" w:cs="Arial"/>
            <w:color w:val="auto"/>
            <w:sz w:val="22"/>
            <w:szCs w:val="22"/>
            <w:rPrChange w:id="271" w:author="[Base-Legal]_CN" w:date="2026-10-05T09:20:00Z"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Thời gian sử dụng </w:delText>
        </w:r>
        <w:r w:rsidR="00DF61F6" w:rsidRPr="001F40FE" w:rsidDel="00A84296">
          <w:rPr>
            <w:rFonts w:ascii="Cambria" w:eastAsia="Times New Roman" w:hAnsi="Cambria" w:cs="Arial"/>
            <w:color w:val="auto"/>
            <w:sz w:val="22"/>
            <w:szCs w:val="22"/>
            <w:rPrChange w:id="272" w:author="[Base-Legal]_CN" w:date="2026-10-05T09:20:00Z"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rPrChange>
          </w:rPr>
          <w:delText>P</w:delText>
        </w:r>
        <w:r w:rsidR="00C50178" w:rsidRPr="001F40FE" w:rsidDel="00A84296">
          <w:rPr>
            <w:rFonts w:ascii="Cambria" w:eastAsia="Times New Roman" w:hAnsi="Cambria" w:cs="Arial"/>
            <w:color w:val="auto"/>
            <w:sz w:val="22"/>
            <w:szCs w:val="22"/>
            <w:rPrChange w:id="273" w:author="[Base-Legal]_CN" w:date="2026-10-05T09:20:00Z"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rPrChange>
          </w:rPr>
          <w:delText>hần mềm Base của Bên A như sau:</w:delText>
        </w:r>
      </w:del>
    </w:p>
    <w:p w14:paraId="71A8F901" w14:textId="71EAB62B" w:rsidR="00C50178" w:rsidRPr="001F40FE" w:rsidDel="00A84296" w:rsidRDefault="00C50178" w:rsidP="00D71856">
      <w:pPr>
        <w:widowControl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00"/>
        <w:jc w:val="left"/>
        <w:rPr>
          <w:del w:id="274" w:author="[Base-Legal]_CN" w:date="2026-07-18T10:36:00Z"/>
          <w:rFonts w:ascii="Cambria" w:eastAsia="Times New Roman" w:hAnsi="Cambria" w:cs="Arial"/>
          <w:color w:val="auto"/>
          <w:sz w:val="22"/>
          <w:szCs w:val="22"/>
          <w:rPrChange w:id="275" w:author="[Base-Legal]_CN" w:date="2026-10-05T09:20:00Z">
            <w:rPr>
              <w:del w:id="276" w:author="[Base-Legal]_CN" w:date="2026-07-18T10:36:00Z"/>
              <w:rFonts w:ascii="Cambria" w:eastAsia="Times New Roman" w:hAnsi="Cambria" w:cs="Arial"/>
              <w:color w:val="000000" w:themeColor="text1"/>
              <w:sz w:val="22"/>
              <w:szCs w:val="22"/>
            </w:rPr>
          </w:rPrChange>
        </w:rPr>
      </w:pPr>
      <w:del w:id="277" w:author="[Base-Legal]_CN" w:date="2026-07-18T10:36:00Z">
        <w:r w:rsidRPr="001F40FE" w:rsidDel="00A84296">
          <w:rPr>
            <w:rFonts w:ascii="Cambria" w:eastAsia="Times New Roman" w:hAnsi="Cambria" w:cs="Arial"/>
            <w:color w:val="auto"/>
            <w:sz w:val="22"/>
            <w:szCs w:val="22"/>
            <w:rPrChange w:id="278" w:author="[Base-Legal]_CN" w:date="2026-10-05T09:20:00Z"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Thời điểm bắt đầu tính phí dịch vụ: </w:delText>
        </w:r>
        <w:r w:rsidR="00876AAB" w:rsidRPr="001F40FE" w:rsidDel="00A84296">
          <w:rPr>
            <w:rFonts w:ascii="Cambria" w:eastAsia="Times New Roman" w:hAnsi="Cambria" w:cs="Arial"/>
            <w:color w:val="auto"/>
            <w:sz w:val="22"/>
            <w:szCs w:val="22"/>
            <w:rPrChange w:id="279" w:author="[Base-Legal]_CN" w:date="2026-10-05T09:20:00Z">
              <w:rPr>
                <w:rFonts w:ascii="Cambria" w:eastAsia="Times New Roman" w:hAnsi="Cambria" w:cs="Arial"/>
                <w:color w:val="000000" w:themeColor="text1"/>
                <w:sz w:val="22"/>
                <w:szCs w:val="22"/>
                <w:highlight w:val="yellow"/>
              </w:rPr>
            </w:rPrChange>
          </w:rPr>
          <w:delText>01/08/2024</w:delText>
        </w:r>
      </w:del>
    </w:p>
    <w:p w14:paraId="7A658336" w14:textId="6060447E" w:rsidR="00C50178" w:rsidRPr="001F40FE" w:rsidDel="00A84296" w:rsidRDefault="00C50178" w:rsidP="00D71856">
      <w:pPr>
        <w:widowControl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00"/>
        <w:jc w:val="left"/>
        <w:rPr>
          <w:del w:id="280" w:author="[Base-Legal]_CN" w:date="2026-07-18T10:36:00Z"/>
          <w:rFonts w:ascii="Cambria" w:eastAsia="Times New Roman" w:hAnsi="Cambria" w:cs="Arial"/>
          <w:color w:val="auto"/>
          <w:sz w:val="22"/>
          <w:szCs w:val="22"/>
          <w:rPrChange w:id="281" w:author="[Base-Legal]_CN" w:date="2026-10-05T09:20:00Z">
            <w:rPr>
              <w:del w:id="282" w:author="[Base-Legal]_CN" w:date="2026-07-18T10:36:00Z"/>
              <w:rFonts w:ascii="Cambria" w:eastAsia="Times New Roman" w:hAnsi="Cambria" w:cs="Arial"/>
              <w:color w:val="000000" w:themeColor="text1"/>
              <w:sz w:val="22"/>
              <w:szCs w:val="22"/>
            </w:rPr>
          </w:rPrChange>
        </w:rPr>
      </w:pPr>
      <w:del w:id="283" w:author="[Base-Legal]_CN" w:date="2026-07-18T10:36:00Z">
        <w:r w:rsidRPr="001F40FE" w:rsidDel="00A84296">
          <w:rPr>
            <w:rFonts w:ascii="Cambria" w:eastAsia="Times New Roman" w:hAnsi="Cambria" w:cs="Arial"/>
            <w:color w:val="auto"/>
            <w:sz w:val="22"/>
            <w:szCs w:val="22"/>
            <w:rPrChange w:id="284" w:author="[Base-Legal]_CN" w:date="2026-10-05T09:20:00Z"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Thời điểm hết hạn dịch vụ: </w:delText>
        </w:r>
        <w:r w:rsidR="008256A0" w:rsidRPr="001F40FE" w:rsidDel="00A84296">
          <w:rPr>
            <w:rFonts w:ascii="Cambria" w:eastAsia="Times New Roman" w:hAnsi="Cambria" w:cs="Arial"/>
            <w:color w:val="auto"/>
            <w:sz w:val="22"/>
            <w:szCs w:val="22"/>
            <w:rPrChange w:id="285" w:author="[Base-Legal]_CN" w:date="2026-10-05T09:20:00Z">
              <w:rPr>
                <w:rFonts w:ascii="Cambria" w:eastAsia="Times New Roman" w:hAnsi="Cambria" w:cs="Arial"/>
                <w:color w:val="000000" w:themeColor="text1"/>
                <w:sz w:val="22"/>
                <w:szCs w:val="22"/>
                <w:highlight w:val="yellow"/>
              </w:rPr>
            </w:rPrChange>
          </w:rPr>
          <w:delText>01/</w:delText>
        </w:r>
        <w:r w:rsidR="00336765" w:rsidRPr="001F40FE" w:rsidDel="00A84296">
          <w:rPr>
            <w:rFonts w:ascii="Cambria" w:eastAsia="Times New Roman" w:hAnsi="Cambria" w:cs="Arial"/>
            <w:color w:val="auto"/>
            <w:sz w:val="22"/>
            <w:szCs w:val="22"/>
            <w:rPrChange w:id="286" w:author="[Base-Legal]_CN" w:date="2026-10-05T09:20:00Z">
              <w:rPr>
                <w:rFonts w:ascii="Cambria" w:eastAsia="Times New Roman" w:hAnsi="Cambria" w:cs="Arial"/>
                <w:color w:val="000000" w:themeColor="text1"/>
                <w:sz w:val="22"/>
                <w:szCs w:val="22"/>
                <w:highlight w:val="yellow"/>
              </w:rPr>
            </w:rPrChange>
          </w:rPr>
          <w:delText>11</w:delText>
        </w:r>
        <w:r w:rsidR="008256A0" w:rsidRPr="001F40FE" w:rsidDel="00A84296">
          <w:rPr>
            <w:rFonts w:ascii="Cambria" w:eastAsia="Times New Roman" w:hAnsi="Cambria" w:cs="Arial"/>
            <w:color w:val="auto"/>
            <w:sz w:val="22"/>
            <w:szCs w:val="22"/>
            <w:rPrChange w:id="287" w:author="[Base-Legal]_CN" w:date="2026-10-05T09:20:00Z">
              <w:rPr>
                <w:rFonts w:ascii="Cambria" w:eastAsia="Times New Roman" w:hAnsi="Cambria" w:cs="Arial"/>
                <w:color w:val="000000" w:themeColor="text1"/>
                <w:sz w:val="22"/>
                <w:szCs w:val="22"/>
                <w:highlight w:val="yellow"/>
              </w:rPr>
            </w:rPrChange>
          </w:rPr>
          <w:delText>/2026</w:delText>
        </w:r>
        <w:r w:rsidR="008256A0" w:rsidRPr="001F40FE" w:rsidDel="00A84296">
          <w:rPr>
            <w:rFonts w:ascii="Cambria" w:eastAsia="Times New Roman" w:hAnsi="Cambria" w:cs="Arial"/>
            <w:color w:val="auto"/>
            <w:sz w:val="22"/>
            <w:szCs w:val="22"/>
            <w:rPrChange w:id="288" w:author="[Base-Legal]_CN" w:date="2026-10-05T09:20:00Z"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 </w:delText>
        </w:r>
      </w:del>
    </w:p>
    <w:p w14:paraId="2367A588" w14:textId="148E6DDF" w:rsidR="00C50178" w:rsidRPr="001F40FE" w:rsidDel="006736CB" w:rsidRDefault="00C50178" w:rsidP="007C01DA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851" w:hanging="851"/>
        <w:rPr>
          <w:del w:id="289" w:author="[Base-Legal]_CN" w:date="2026-07-18T10:56:00Z"/>
          <w:rFonts w:ascii="Cambria" w:hAnsi="Cambria" w:cs="Arial"/>
          <w:b/>
          <w:color w:val="auto"/>
          <w:sz w:val="22"/>
          <w:szCs w:val="22"/>
          <w:rPrChange w:id="290" w:author="[Base-Legal]_CN" w:date="2026-10-05T09:20:00Z">
            <w:rPr>
              <w:del w:id="291" w:author="[Base-Legal]_CN" w:date="2026-07-18T10:56:00Z"/>
              <w:rFonts w:ascii="Cambria" w:hAnsi="Cambria" w:cs="Arial"/>
              <w:b/>
              <w:color w:val="000000" w:themeColor="text1"/>
              <w:sz w:val="22"/>
              <w:szCs w:val="22"/>
            </w:rPr>
          </w:rPrChange>
        </w:rPr>
      </w:pPr>
      <w:del w:id="292" w:author="[Base-Legal]_CN" w:date="2026-07-18T10:56:00Z">
        <w:r w:rsidRPr="001F40FE" w:rsidDel="006736CB">
          <w:rPr>
            <w:rFonts w:ascii="Cambria" w:hAnsi="Cambria" w:cs="Arial"/>
            <w:b/>
            <w:color w:val="auto"/>
            <w:sz w:val="22"/>
            <w:szCs w:val="22"/>
            <w:rPrChange w:id="293" w:author="[Base-Legal]_CN" w:date="2026-10-05T09:20:00Z">
              <w:rPr>
                <w:rFonts w:ascii="Cambria" w:hAnsi="Cambria" w:cs="Arial"/>
                <w:b/>
                <w:color w:val="000000" w:themeColor="text1"/>
                <w:sz w:val="22"/>
                <w:szCs w:val="22"/>
              </w:rPr>
            </w:rPrChange>
          </w:rPr>
          <w:delText>GIÁ TRỊ PHỤ LỤC – THANH TOÁN</w:delText>
        </w:r>
      </w:del>
    </w:p>
    <w:p w14:paraId="5A461012" w14:textId="2AE54012" w:rsidR="00C50178" w:rsidRPr="001F40FE" w:rsidDel="006736CB" w:rsidRDefault="00C50178" w:rsidP="007C01DA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jc w:val="left"/>
        <w:rPr>
          <w:del w:id="294" w:author="[Base-Legal]_CN" w:date="2026-07-18T10:56:00Z"/>
          <w:rFonts w:ascii="Cambria" w:hAnsi="Cambria" w:cs="Arial"/>
          <w:color w:val="auto"/>
          <w:sz w:val="22"/>
          <w:szCs w:val="22"/>
          <w:rPrChange w:id="295" w:author="[Base-Legal]_CN" w:date="2026-10-05T09:20:00Z">
            <w:rPr>
              <w:del w:id="296" w:author="[Base-Legal]_CN" w:date="2026-07-18T10:56:00Z"/>
              <w:rFonts w:ascii="Cambria" w:hAnsi="Cambria" w:cs="Arial"/>
              <w:color w:val="000000" w:themeColor="text1"/>
              <w:sz w:val="22"/>
              <w:szCs w:val="22"/>
            </w:rPr>
          </w:rPrChange>
        </w:rPr>
      </w:pPr>
      <w:del w:id="297" w:author="[Base-Legal]_CN" w:date="2026-07-18T10:56:00Z">
        <w:r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298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delText>Giá trị thanh toán phụ lục này:</w:delText>
        </w:r>
        <w:r w:rsidRPr="001F40FE" w:rsidDel="006736CB">
          <w:rPr>
            <w:rFonts w:ascii="Cambria" w:eastAsia="Arial" w:hAnsi="Cambria" w:cs="Arial"/>
            <w:color w:val="auto"/>
            <w:sz w:val="22"/>
            <w:szCs w:val="22"/>
            <w:lang w:val="vi-VN"/>
            <w:rPrChange w:id="299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  <w:lang w:val="vi-VN"/>
              </w:rPr>
            </w:rPrChange>
          </w:rPr>
          <w:delText xml:space="preserve"> </w:delText>
        </w:r>
        <w:r w:rsidR="008256A0"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300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  <w:highlight w:val="yellow"/>
              </w:rPr>
            </w:rPrChange>
          </w:rPr>
          <w:delText>141,900,000</w:delText>
        </w:r>
        <w:r w:rsidRPr="001F40FE" w:rsidDel="006736CB">
          <w:rPr>
            <w:rFonts w:ascii="Cambria" w:eastAsia="Times New Roman" w:hAnsi="Cambria" w:cs="Arial"/>
            <w:color w:val="auto"/>
            <w:sz w:val="22"/>
            <w:szCs w:val="22"/>
            <w:rPrChange w:id="301" w:author="[Base-Legal]_CN" w:date="2026-10-05T09:20:00Z">
              <w:rPr>
                <w:rFonts w:ascii="Cambria" w:eastAsia="Times New Roman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 VNĐ </w:delText>
        </w:r>
      </w:del>
    </w:p>
    <w:p w14:paraId="4CE36F2F" w14:textId="4BDD7300" w:rsidR="00C50178" w:rsidRPr="001F40FE" w:rsidDel="006736CB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/>
        <w:jc w:val="left"/>
        <w:rPr>
          <w:del w:id="302" w:author="[Base-Legal]_CN" w:date="2026-07-18T10:56:00Z"/>
          <w:rFonts w:ascii="Cambria" w:eastAsia="Arial" w:hAnsi="Cambria" w:cs="Arial"/>
          <w:i/>
          <w:color w:val="auto"/>
          <w:sz w:val="22"/>
          <w:szCs w:val="22"/>
          <w:rPrChange w:id="303" w:author="[Base-Legal]_CN" w:date="2026-10-05T09:20:00Z">
            <w:rPr>
              <w:del w:id="304" w:author="[Base-Legal]_CN" w:date="2026-07-18T10:56:00Z"/>
              <w:rFonts w:ascii="Cambria" w:eastAsia="Arial" w:hAnsi="Cambria" w:cs="Arial"/>
              <w:i/>
              <w:color w:val="000000" w:themeColor="text1"/>
              <w:sz w:val="22"/>
              <w:szCs w:val="22"/>
            </w:rPr>
          </w:rPrChange>
        </w:rPr>
      </w:pPr>
      <w:del w:id="305" w:author="[Base-Legal]_CN" w:date="2026-07-18T10:56:00Z">
        <w:r w:rsidRPr="001F40FE" w:rsidDel="006736CB">
          <w:rPr>
            <w:rFonts w:ascii="Cambria" w:eastAsia="Times New Roman" w:hAnsi="Cambria" w:cs="Arial"/>
            <w:i/>
            <w:color w:val="auto"/>
            <w:sz w:val="22"/>
            <w:szCs w:val="22"/>
            <w:rPrChange w:id="306" w:author="[Base-Legal]_CN" w:date="2026-10-05T09:20:00Z">
              <w:rPr>
                <w:rFonts w:ascii="Cambria" w:eastAsia="Times New Roman" w:hAnsi="Cambria" w:cs="Arial"/>
                <w:i/>
                <w:color w:val="000000" w:themeColor="text1"/>
                <w:sz w:val="22"/>
                <w:szCs w:val="22"/>
              </w:rPr>
            </w:rPrChange>
          </w:rPr>
          <w:delText>(</w:delText>
        </w:r>
        <w:r w:rsidRPr="001F40FE" w:rsidDel="006736CB">
          <w:rPr>
            <w:rFonts w:ascii="Cambria" w:eastAsia="Arial" w:hAnsi="Cambria" w:cs="Arial"/>
            <w:i/>
            <w:color w:val="auto"/>
            <w:sz w:val="22"/>
            <w:szCs w:val="22"/>
            <w:rPrChange w:id="307" w:author="[Base-Legal]_CN" w:date="2026-10-05T09:20:00Z"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</w:rPr>
            </w:rPrChange>
          </w:rPr>
          <w:delText>Bằng chữ:</w:delText>
        </w:r>
        <w:r w:rsidRPr="001F40FE" w:rsidDel="006736CB">
          <w:rPr>
            <w:rFonts w:ascii="Cambria" w:eastAsia="Arial" w:hAnsi="Cambria" w:cs="Arial"/>
            <w:i/>
            <w:color w:val="auto"/>
            <w:sz w:val="22"/>
            <w:szCs w:val="22"/>
            <w:lang w:val="vi-VN"/>
            <w:rPrChange w:id="308" w:author="[Base-Legal]_CN" w:date="2026-10-05T09:20:00Z"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  <w:lang w:val="vi-VN"/>
              </w:rPr>
            </w:rPrChange>
          </w:rPr>
          <w:delText xml:space="preserve"> </w:delText>
        </w:r>
        <w:r w:rsidR="008256A0" w:rsidRPr="001F40FE" w:rsidDel="006736CB">
          <w:rPr>
            <w:rFonts w:ascii="Cambria" w:eastAsia="Arial" w:hAnsi="Cambria" w:cs="Arial"/>
            <w:i/>
            <w:color w:val="auto"/>
            <w:sz w:val="22"/>
            <w:szCs w:val="22"/>
            <w:rPrChange w:id="309" w:author="[Base-Legal]_CN" w:date="2026-10-05T09:20:00Z"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  <w:highlight w:val="yellow"/>
              </w:rPr>
            </w:rPrChange>
          </w:rPr>
          <w:delText>Một trăm bốn mươi mốt triệu chín trăm nghìn</w:delText>
        </w:r>
        <w:r w:rsidR="00C51FB3" w:rsidRPr="001F40FE" w:rsidDel="006736CB">
          <w:rPr>
            <w:rFonts w:ascii="Cambria" w:eastAsia="Times New Roman" w:hAnsi="Cambria" w:cs="Arial"/>
            <w:i/>
            <w:color w:val="auto"/>
            <w:sz w:val="22"/>
            <w:szCs w:val="22"/>
            <w:rPrChange w:id="310" w:author="[Base-Legal]_CN" w:date="2026-10-05T09:20:00Z">
              <w:rPr>
                <w:rFonts w:ascii="Cambria" w:eastAsia="Times New Roman" w:hAnsi="Cambria" w:cs="Arial"/>
                <w:i/>
                <w:color w:val="000000" w:themeColor="text1"/>
                <w:sz w:val="22"/>
                <w:szCs w:val="22"/>
              </w:rPr>
            </w:rPrChange>
          </w:rPr>
          <w:delText xml:space="preserve"> </w:delText>
        </w:r>
        <w:r w:rsidR="008E77AE" w:rsidRPr="001F40FE" w:rsidDel="006736CB">
          <w:rPr>
            <w:rFonts w:ascii="Cambria" w:eastAsia="Cambria" w:hAnsi="Cambria" w:cs="Cambria"/>
            <w:i/>
            <w:color w:val="auto"/>
            <w:sz w:val="22"/>
            <w:szCs w:val="22"/>
            <w:rPrChange w:id="311" w:author="[Base-Legal]_CN" w:date="2026-10-05T09:20:00Z">
              <w:rPr>
                <w:rFonts w:ascii="Cambria" w:eastAsia="Cambria" w:hAnsi="Cambria" w:cs="Cambria"/>
                <w:i/>
                <w:color w:val="000000" w:themeColor="text1"/>
                <w:sz w:val="22"/>
                <w:szCs w:val="22"/>
              </w:rPr>
            </w:rPrChange>
          </w:rPr>
          <w:delText>đồng Việt Nam</w:delText>
        </w:r>
        <w:r w:rsidRPr="001F40FE" w:rsidDel="006736CB">
          <w:rPr>
            <w:rFonts w:ascii="Cambria" w:eastAsia="Arial" w:hAnsi="Cambria" w:cs="Arial"/>
            <w:i/>
            <w:color w:val="auto"/>
            <w:sz w:val="22"/>
            <w:szCs w:val="22"/>
            <w:rPrChange w:id="312" w:author="[Base-Legal]_CN" w:date="2026-10-05T09:20:00Z"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</w:rPr>
            </w:rPrChange>
          </w:rPr>
          <w:delText>)</w:delText>
        </w:r>
      </w:del>
    </w:p>
    <w:p w14:paraId="4C2D4673" w14:textId="359337A9" w:rsidR="00C50178" w:rsidRPr="001F40FE" w:rsidDel="006736CB" w:rsidRDefault="00C50178" w:rsidP="007C01DA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/>
        <w:jc w:val="left"/>
        <w:rPr>
          <w:del w:id="313" w:author="[Base-Legal]_CN" w:date="2026-07-18T10:56:00Z"/>
          <w:rFonts w:ascii="Cambria" w:hAnsi="Cambria" w:cs="Arial"/>
          <w:i/>
          <w:color w:val="auto"/>
          <w:sz w:val="22"/>
          <w:szCs w:val="22"/>
          <w:rPrChange w:id="314" w:author="[Base-Legal]_CN" w:date="2026-10-05T09:20:00Z">
            <w:rPr>
              <w:del w:id="315" w:author="[Base-Legal]_CN" w:date="2026-07-18T10:56:00Z"/>
              <w:rFonts w:ascii="Cambria" w:hAnsi="Cambria" w:cs="Arial"/>
              <w:i/>
              <w:color w:val="000000" w:themeColor="text1"/>
              <w:sz w:val="22"/>
              <w:szCs w:val="22"/>
            </w:rPr>
          </w:rPrChange>
        </w:rPr>
      </w:pPr>
      <w:del w:id="316" w:author="[Base-Legal]_CN" w:date="2026-07-18T10:56:00Z">
        <w:r w:rsidRPr="001F40FE" w:rsidDel="006736CB">
          <w:rPr>
            <w:rFonts w:ascii="Cambria" w:hAnsi="Cambria" w:cs="Arial"/>
            <w:i/>
            <w:color w:val="auto"/>
            <w:sz w:val="22"/>
            <w:szCs w:val="22"/>
            <w:rPrChange w:id="317" w:author="[Base-Legal]_CN" w:date="2026-10-05T09:20:00Z">
              <w:rPr>
                <w:rFonts w:ascii="Cambria" w:hAnsi="Cambria" w:cs="Arial"/>
                <w:i/>
                <w:color w:val="000000" w:themeColor="text1"/>
                <w:sz w:val="22"/>
                <w:szCs w:val="22"/>
              </w:rPr>
            </w:rPrChange>
          </w:rPr>
          <w:delText>Sản phẩm Dịch vụ Bên B cung cấp là sản phẩm dịch vụ Phần Mềm không chịu thuế GTGT.</w:delText>
        </w:r>
      </w:del>
    </w:p>
    <w:p w14:paraId="2C8A23FA" w14:textId="0185F96A" w:rsidR="00D1298B" w:rsidRPr="001F40FE" w:rsidDel="006736CB" w:rsidRDefault="00D1298B" w:rsidP="00D1298B">
      <w:pPr>
        <w:pStyle w:val="ListParagraph"/>
        <w:numPr>
          <w:ilvl w:val="0"/>
          <w:numId w:val="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318" w:author="[Base-Legal]_CN" w:date="2026-07-18T10:56:00Z"/>
          <w:rFonts w:ascii="Cambria" w:hAnsi="Cambria" w:cs="Arial"/>
          <w:color w:val="auto"/>
          <w:sz w:val="22"/>
          <w:szCs w:val="22"/>
          <w:rPrChange w:id="319" w:author="[Base-Legal]_CN" w:date="2026-10-05T09:20:00Z">
            <w:rPr>
              <w:del w:id="320" w:author="[Base-Legal]_CN" w:date="2026-07-18T10:56:00Z"/>
              <w:rFonts w:ascii="Cambria" w:hAnsi="Cambria" w:cs="Arial"/>
              <w:color w:val="000000" w:themeColor="text1"/>
              <w:sz w:val="22"/>
              <w:szCs w:val="22"/>
            </w:rPr>
          </w:rPrChange>
        </w:rPr>
      </w:pPr>
      <w:del w:id="321" w:author="[Base-Legal]_CN" w:date="2026-07-18T10:56:00Z">
        <w:r w:rsidRPr="001F40FE" w:rsidDel="006736CB">
          <w:rPr>
            <w:rFonts w:ascii="Cambria" w:hAnsi="Cambria" w:cs="Arial"/>
            <w:color w:val="auto"/>
            <w:sz w:val="22"/>
            <w:szCs w:val="22"/>
            <w:rPrChange w:id="322" w:author="[Base-Legal]_CN" w:date="2026-10-05T09:20:00Z">
              <w:rPr>
                <w:rFonts w:ascii="Cambria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Giá trị thanh toán trên là căn cứ để </w:delText>
        </w:r>
      </w:del>
      <w:customXmlDelRangeStart w:id="323" w:author="[Base-Legal]_CN" w:date="2026-07-18T10:56:00Z"/>
      <w:sdt>
        <w:sdtPr>
          <w:rPr>
            <w:rFonts w:ascii="Cambria" w:hAnsi="Cambria" w:cs="Arial"/>
            <w:color w:val="auto"/>
            <w:sz w:val="22"/>
            <w:szCs w:val="22"/>
            <w:rPrChange w:id="324" w:author="[Base-Legal]_CN" w:date="2026-10-05T09:20:00Z">
              <w:rPr>
                <w:rFonts w:ascii="Cambria" w:hAnsi="Cambria" w:cs="Arial"/>
                <w:color w:val="000000" w:themeColor="text1"/>
                <w:sz w:val="22"/>
                <w:szCs w:val="22"/>
              </w:rPr>
            </w:rPrChange>
          </w:rPr>
          <w:tag w:val="goog_rdk_6"/>
          <w:id w:val="2119718688"/>
        </w:sdtPr>
        <w:sdtEndPr>
          <w:rPr>
            <w:rPrChange w:id="325" w:author="[Base-Legal]_CN" w:date="2026-10-05T09:20:00Z">
              <w:rPr/>
            </w:rPrChange>
          </w:rPr>
        </w:sdtEndPr>
        <w:sdtContent>
          <w:customXmlDelRangeEnd w:id="323"/>
          <w:del w:id="326" w:author="[Base-Legal]_CN" w:date="2026-07-18T10:56:00Z">
            <w:r w:rsidRPr="001F40FE" w:rsidDel="006736CB">
              <w:rPr>
                <w:rFonts w:ascii="Cambria" w:hAnsi="Cambria" w:cs="Arial"/>
                <w:color w:val="auto"/>
                <w:sz w:val="22"/>
                <w:szCs w:val="22"/>
                <w:rPrChange w:id="327" w:author="[Base-Legal]_CN" w:date="2026-10-05T09:20:00Z">
                  <w:rPr>
                    <w:rFonts w:ascii="Cambria" w:hAnsi="Cambria" w:cs="Arial"/>
                    <w:color w:val="000000" w:themeColor="text1"/>
                    <w:sz w:val="22"/>
                    <w:szCs w:val="22"/>
                  </w:rPr>
                </w:rPrChange>
              </w:rPr>
              <w:delText>B</w:delText>
            </w:r>
          </w:del>
          <w:customXmlDelRangeStart w:id="328" w:author="[Base-Legal]_CN" w:date="2026-07-18T10:56:00Z"/>
        </w:sdtContent>
      </w:sdt>
      <w:customXmlDelRangeEnd w:id="328"/>
      <w:del w:id="329" w:author="[Base-Legal]_CN" w:date="2026-07-18T10:56:00Z">
        <w:r w:rsidRPr="001F40FE" w:rsidDel="006736CB">
          <w:rPr>
            <w:rFonts w:ascii="Cambria" w:hAnsi="Cambria" w:cs="Arial"/>
            <w:color w:val="auto"/>
            <w:sz w:val="22"/>
            <w:szCs w:val="22"/>
            <w:rPrChange w:id="330" w:author="[Base-Legal]_CN" w:date="2026-10-05T09:20:00Z">
              <w:rPr>
                <w:rFonts w:ascii="Cambria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ên B xuất hóa đơn tài chính cho </w:delText>
        </w:r>
      </w:del>
      <w:customXmlDelRangeStart w:id="331" w:author="[Base-Legal]_CN" w:date="2026-07-18T10:56:00Z"/>
      <w:sdt>
        <w:sdtPr>
          <w:rPr>
            <w:rFonts w:ascii="Cambria" w:hAnsi="Cambria" w:cs="Arial"/>
            <w:color w:val="auto"/>
            <w:sz w:val="22"/>
            <w:szCs w:val="22"/>
            <w:rPrChange w:id="332" w:author="[Base-Legal]_CN" w:date="2026-10-05T09:20:00Z">
              <w:rPr>
                <w:rFonts w:ascii="Cambria" w:hAnsi="Cambria" w:cs="Arial"/>
                <w:color w:val="000000" w:themeColor="text1"/>
                <w:sz w:val="22"/>
                <w:szCs w:val="22"/>
              </w:rPr>
            </w:rPrChange>
          </w:rPr>
          <w:tag w:val="goog_rdk_8"/>
          <w:id w:val="187563917"/>
        </w:sdtPr>
        <w:sdtEndPr>
          <w:rPr>
            <w:rPrChange w:id="333" w:author="[Base-Legal]_CN" w:date="2026-10-05T09:20:00Z">
              <w:rPr/>
            </w:rPrChange>
          </w:rPr>
        </w:sdtEndPr>
        <w:sdtContent>
          <w:customXmlDelRangeEnd w:id="331"/>
          <w:del w:id="334" w:author="[Base-Legal]_CN" w:date="2026-07-18T10:56:00Z">
            <w:r w:rsidRPr="001F40FE" w:rsidDel="006736CB">
              <w:rPr>
                <w:rFonts w:ascii="Cambria" w:hAnsi="Cambria" w:cs="Arial"/>
                <w:color w:val="auto"/>
                <w:sz w:val="22"/>
                <w:szCs w:val="22"/>
                <w:rPrChange w:id="335" w:author="[Base-Legal]_CN" w:date="2026-10-05T09:20:00Z">
                  <w:rPr>
                    <w:rFonts w:ascii="Cambria" w:hAnsi="Cambria" w:cs="Arial"/>
                    <w:color w:val="000000" w:themeColor="text1"/>
                    <w:sz w:val="22"/>
                    <w:szCs w:val="22"/>
                  </w:rPr>
                </w:rPrChange>
              </w:rPr>
              <w:delText>B</w:delText>
            </w:r>
          </w:del>
          <w:customXmlDelRangeStart w:id="336" w:author="[Base-Legal]_CN" w:date="2026-07-18T10:56:00Z"/>
        </w:sdtContent>
      </w:sdt>
      <w:customXmlDelRangeEnd w:id="336"/>
      <w:del w:id="337" w:author="[Base-Legal]_CN" w:date="2026-07-18T10:56:00Z">
        <w:r w:rsidRPr="001F40FE" w:rsidDel="006736CB">
          <w:rPr>
            <w:rFonts w:ascii="Cambria" w:hAnsi="Cambria" w:cs="Arial"/>
            <w:color w:val="auto"/>
            <w:sz w:val="22"/>
            <w:szCs w:val="22"/>
            <w:rPrChange w:id="338" w:author="[Base-Legal]_CN" w:date="2026-10-05T09:20:00Z">
              <w:rPr>
                <w:rFonts w:ascii="Cambria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ên A. </w:delText>
        </w:r>
      </w:del>
    </w:p>
    <w:p w14:paraId="4A930603" w14:textId="5CA94950" w:rsidR="00D1298B" w:rsidRPr="001F40FE" w:rsidDel="006736CB" w:rsidRDefault="00D1298B" w:rsidP="00D1298B">
      <w:pPr>
        <w:pStyle w:val="ListParagraph"/>
        <w:numPr>
          <w:ilvl w:val="0"/>
          <w:numId w:val="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339" w:author="[Base-Legal]_CN" w:date="2026-07-18T10:56:00Z"/>
          <w:rFonts w:ascii="Cambria" w:hAnsi="Cambria" w:cs="Arial"/>
          <w:color w:val="auto"/>
          <w:sz w:val="22"/>
          <w:szCs w:val="22"/>
          <w:rPrChange w:id="340" w:author="[Base-Legal]_CN" w:date="2026-10-05T09:20:00Z">
            <w:rPr>
              <w:del w:id="341" w:author="[Base-Legal]_CN" w:date="2026-07-18T10:56:00Z"/>
              <w:rFonts w:ascii="Cambria" w:hAnsi="Cambria" w:cs="Arial"/>
              <w:color w:val="000000" w:themeColor="text1"/>
              <w:sz w:val="22"/>
              <w:szCs w:val="22"/>
            </w:rPr>
          </w:rPrChange>
        </w:rPr>
      </w:pPr>
      <w:commentRangeStart w:id="342"/>
      <w:del w:id="343" w:author="[Base-Legal]_CN" w:date="2026-07-18T10:56:00Z">
        <w:r w:rsidRPr="001F40FE" w:rsidDel="006736CB">
          <w:rPr>
            <w:rFonts w:ascii="Cambria" w:hAnsi="Cambria" w:cs="Arial"/>
            <w:color w:val="auto"/>
            <w:sz w:val="22"/>
            <w:szCs w:val="22"/>
            <w:rPrChange w:id="344" w:author="[Base-Legal]_CN" w:date="2026-10-05T09:20:00Z">
              <w:rPr>
                <w:rFonts w:ascii="Cambria" w:hAnsi="Cambria" w:cs="Arial"/>
                <w:color w:val="000000" w:themeColor="text1"/>
                <w:sz w:val="22"/>
                <w:szCs w:val="22"/>
              </w:rPr>
            </w:rPrChange>
          </w:rPr>
          <w:delText>Bên B sẽ xuất hóa đơn cho Bên A sau khi nhận được khoản thanh toán từ Bên A.</w:delText>
        </w:r>
        <w:commentRangeEnd w:id="342"/>
        <w:r w:rsidR="004748FA" w:rsidRPr="001F40FE" w:rsidDel="006736CB">
          <w:rPr>
            <w:rStyle w:val="CommentReference"/>
            <w:rFonts w:ascii="Cambria" w:hAnsi="Cambria" w:cs="Arial"/>
            <w:color w:val="auto"/>
            <w:sz w:val="22"/>
            <w:szCs w:val="22"/>
            <w:rPrChange w:id="345" w:author="[Base-Legal]_CN" w:date="2026-10-05T09:20:00Z">
              <w:rPr>
                <w:rStyle w:val="CommentReference"/>
                <w:rFonts w:ascii="Cambria" w:hAnsi="Cambria" w:cs="Arial"/>
                <w:color w:val="000000" w:themeColor="text1"/>
                <w:sz w:val="22"/>
                <w:szCs w:val="22"/>
              </w:rPr>
            </w:rPrChange>
          </w:rPr>
          <w:commentReference w:id="342"/>
        </w:r>
        <w:r w:rsidRPr="001F40FE" w:rsidDel="006736CB">
          <w:rPr>
            <w:rFonts w:ascii="Cambria" w:hAnsi="Cambria" w:cs="Arial"/>
            <w:color w:val="auto"/>
            <w:sz w:val="22"/>
            <w:szCs w:val="22"/>
            <w:rPrChange w:id="346" w:author="[Base-Legal]_CN" w:date="2026-10-05T09:20:00Z">
              <w:rPr>
                <w:rFonts w:ascii="Cambria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 </w:delText>
        </w:r>
        <w:commentRangeStart w:id="347"/>
        <w:r w:rsidRPr="001F40FE" w:rsidDel="006736CB">
          <w:rPr>
            <w:rFonts w:ascii="Cambria" w:hAnsi="Cambria" w:cs="Arial"/>
            <w:color w:val="auto"/>
            <w:sz w:val="22"/>
            <w:szCs w:val="22"/>
            <w:rPrChange w:id="348" w:author="[Base-Legal]_CN" w:date="2026-10-05T09:20:00Z">
              <w:rPr>
                <w:rFonts w:ascii="Cambria" w:hAnsi="Cambria" w:cs="Arial"/>
                <w:color w:val="FF0000"/>
                <w:sz w:val="22"/>
                <w:szCs w:val="22"/>
              </w:rPr>
            </w:rPrChange>
          </w:rPr>
          <w:delText>Trường hợp giá trị nêu trên được thanh toán cho Bên B thành nhiều lần, Bên B sẽ xuất hóa đơn theo từng lần thanh toán của Bên A.</w:delText>
        </w:r>
        <w:commentRangeEnd w:id="347"/>
        <w:r w:rsidR="001A04E9" w:rsidRPr="001F40FE" w:rsidDel="006736CB">
          <w:rPr>
            <w:rStyle w:val="CommentReference"/>
            <w:rFonts w:ascii="Cambria" w:hAnsi="Cambria" w:cs="Arial"/>
            <w:color w:val="auto"/>
            <w:sz w:val="22"/>
            <w:szCs w:val="22"/>
            <w:rPrChange w:id="349" w:author="[Base-Legal]_CN" w:date="2026-10-05T09:20:00Z">
              <w:rPr>
                <w:rStyle w:val="CommentReference"/>
                <w:rFonts w:ascii="Cambria" w:hAnsi="Cambria" w:cs="Arial"/>
                <w:color w:val="000000" w:themeColor="text1"/>
                <w:sz w:val="22"/>
                <w:szCs w:val="22"/>
              </w:rPr>
            </w:rPrChange>
          </w:rPr>
          <w:commentReference w:id="347"/>
        </w:r>
      </w:del>
    </w:p>
    <w:p w14:paraId="5E950AE9" w14:textId="4B8561B6" w:rsidR="00046793" w:rsidRPr="001F40FE" w:rsidDel="006736CB" w:rsidRDefault="00C50178" w:rsidP="007C01DA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rPr>
          <w:del w:id="350" w:author="[Base-Legal]_CN" w:date="2026-07-18T10:56:00Z"/>
          <w:rFonts w:ascii="Cambria" w:hAnsi="Cambria" w:cs="Arial"/>
          <w:color w:val="auto"/>
          <w:sz w:val="22"/>
          <w:szCs w:val="22"/>
          <w:rPrChange w:id="351" w:author="[Base-Legal]_CN" w:date="2026-10-05T09:20:00Z">
            <w:rPr>
              <w:del w:id="352" w:author="[Base-Legal]_CN" w:date="2026-07-18T10:56:00Z"/>
              <w:rFonts w:ascii="Cambria" w:hAnsi="Cambria" w:cs="Arial"/>
              <w:color w:val="000000" w:themeColor="text1"/>
              <w:sz w:val="22"/>
              <w:szCs w:val="22"/>
            </w:rPr>
          </w:rPrChange>
        </w:rPr>
      </w:pPr>
      <w:del w:id="353" w:author="[Base-Legal]_CN" w:date="2026-07-18T10:56:00Z">
        <w:r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354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delText>Phương thức thanh toán</w:delText>
        </w:r>
        <w:r w:rsidRPr="001F40FE" w:rsidDel="006736CB">
          <w:rPr>
            <w:rFonts w:ascii="Cambria" w:eastAsia="Arial" w:hAnsi="Cambria" w:cs="Arial"/>
            <w:i/>
            <w:color w:val="auto"/>
            <w:sz w:val="22"/>
            <w:szCs w:val="22"/>
            <w:rPrChange w:id="355" w:author="[Base-Legal]_CN" w:date="2026-10-05T09:20:00Z">
              <w:rPr>
                <w:rFonts w:ascii="Cambria" w:eastAsia="Arial" w:hAnsi="Cambria" w:cs="Arial"/>
                <w:i/>
                <w:color w:val="000000" w:themeColor="text1"/>
                <w:sz w:val="22"/>
                <w:szCs w:val="22"/>
              </w:rPr>
            </w:rPrChange>
          </w:rPr>
          <w:delText>:</w:delText>
        </w:r>
        <w:r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356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 </w:delText>
        </w:r>
      </w:del>
    </w:p>
    <w:p w14:paraId="7FF48496" w14:textId="4198ECDD" w:rsidR="00C50178" w:rsidRPr="001F40FE" w:rsidDel="006736CB" w:rsidRDefault="00C50178" w:rsidP="007C01DA">
      <w:pPr>
        <w:pStyle w:val="ListParagraph"/>
        <w:numPr>
          <w:ilvl w:val="0"/>
          <w:numId w:val="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357" w:author="[Base-Legal]_CN" w:date="2026-07-18T10:56:00Z"/>
          <w:rFonts w:ascii="Cambria" w:hAnsi="Cambria" w:cs="Arial"/>
          <w:color w:val="auto"/>
          <w:sz w:val="22"/>
          <w:szCs w:val="22"/>
          <w:rPrChange w:id="358" w:author="[Base-Legal]_CN" w:date="2026-10-05T09:20:00Z">
            <w:rPr>
              <w:del w:id="359" w:author="[Base-Legal]_CN" w:date="2026-07-18T10:56:00Z"/>
              <w:rFonts w:ascii="Cambria" w:hAnsi="Cambria" w:cs="Arial"/>
              <w:color w:val="000000" w:themeColor="text1"/>
              <w:sz w:val="22"/>
              <w:szCs w:val="22"/>
            </w:rPr>
          </w:rPrChange>
        </w:rPr>
      </w:pPr>
      <w:del w:id="360" w:author="[Base-Legal]_CN" w:date="2026-07-18T10:56:00Z">
        <w:r w:rsidRPr="001F40FE" w:rsidDel="006736CB">
          <w:rPr>
            <w:rFonts w:ascii="Cambria" w:hAnsi="Cambria" w:cs="Arial"/>
            <w:color w:val="auto"/>
            <w:sz w:val="22"/>
            <w:szCs w:val="22"/>
            <w:rPrChange w:id="361" w:author="[Base-Legal]_CN" w:date="2026-10-05T09:20:00Z">
              <w:rPr>
                <w:rFonts w:ascii="Cambria" w:hAnsi="Cambria" w:cs="Arial"/>
                <w:color w:val="000000" w:themeColor="text1"/>
                <w:sz w:val="22"/>
                <w:szCs w:val="22"/>
              </w:rPr>
            </w:rPrChange>
          </w:rPr>
          <w:delText>T</w:delText>
        </w:r>
        <w:r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362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delText>hanh toán được thực hiện bằng tiền mặt hoặc chuyển khoản tới số tài khoản của Bên B như sau</w:delText>
        </w:r>
        <w:r w:rsidR="00AC04F2"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363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delText>:</w:delText>
        </w:r>
        <w:r w:rsidR="00CA76D5"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364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 </w:delText>
        </w:r>
        <w:r w:rsidR="00CA76D5" w:rsidRPr="001F40FE" w:rsidDel="006736CB">
          <w:rPr>
            <w:rFonts w:ascii="Cambria" w:eastAsia="Cambria" w:hAnsi="Cambria" w:cs="Cambria"/>
            <w:color w:val="auto"/>
            <w:sz w:val="22"/>
            <w:szCs w:val="22"/>
            <w:rPrChange w:id="365" w:author="[Base-Legal]_CN" w:date="2026-10-05T09:20:00Z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rPrChange>
          </w:rPr>
          <w:delText>(Bên A chịu các khoản phí chuyển khoản phát sinh)</w:delText>
        </w:r>
      </w:del>
    </w:p>
    <w:p w14:paraId="3BABDEF6" w14:textId="53C56FFF" w:rsidR="00C9437B" w:rsidRPr="001F40FE" w:rsidDel="006736CB" w:rsidRDefault="00C9437B" w:rsidP="00C943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jc w:val="left"/>
        <w:rPr>
          <w:del w:id="366" w:author="[Base-Legal]_CN" w:date="2026-07-18T10:56:00Z"/>
          <w:rFonts w:ascii="Cambria" w:eastAsia="Arial" w:hAnsi="Cambria" w:cs="Arial"/>
          <w:b/>
          <w:color w:val="auto"/>
          <w:sz w:val="22"/>
          <w:szCs w:val="22"/>
          <w:rPrChange w:id="367" w:author="[Base-Legal]_CN" w:date="2026-10-05T09:20:00Z">
            <w:rPr>
              <w:del w:id="368" w:author="[Base-Legal]_CN" w:date="2026-07-18T10:56:00Z"/>
              <w:rFonts w:ascii="Cambria" w:eastAsia="Arial" w:hAnsi="Cambria" w:cs="Arial"/>
              <w:b/>
              <w:color w:val="000000" w:themeColor="text1"/>
              <w:sz w:val="22"/>
              <w:szCs w:val="22"/>
            </w:rPr>
          </w:rPrChange>
        </w:rPr>
      </w:pPr>
      <w:del w:id="369" w:author="[Base-Legal]_CN" w:date="2026-07-18T10:56:00Z">
        <w:r w:rsidRPr="001F40FE" w:rsidDel="006736CB">
          <w:rPr>
            <w:rFonts w:ascii="Cambria" w:eastAsia="Arial" w:hAnsi="Cambria" w:cs="Arial"/>
            <w:b/>
            <w:color w:val="auto"/>
            <w:sz w:val="22"/>
            <w:szCs w:val="22"/>
            <w:rPrChange w:id="370" w:author="[Base-Legal]_CN" w:date="2026-10-05T09:20:00Z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</w:rPrChange>
          </w:rPr>
          <w:delText>Đơn vị thụ hưởng: CÔNG TY CỔ PHẦN BASE ENTERPRISE</w:delText>
        </w:r>
      </w:del>
    </w:p>
    <w:p w14:paraId="4B954621" w14:textId="6AE0928B" w:rsidR="00C9437B" w:rsidRPr="001F40FE" w:rsidDel="006736CB" w:rsidRDefault="00C9437B" w:rsidP="00C943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jc w:val="left"/>
        <w:rPr>
          <w:del w:id="371" w:author="[Base-Legal]_CN" w:date="2026-07-18T10:56:00Z"/>
          <w:rFonts w:ascii="Cambria" w:eastAsia="Arial" w:hAnsi="Cambria" w:cs="Arial"/>
          <w:b/>
          <w:color w:val="auto"/>
          <w:sz w:val="22"/>
          <w:szCs w:val="22"/>
          <w:rPrChange w:id="372" w:author="[Base-Legal]_CN" w:date="2026-10-05T09:20:00Z">
            <w:rPr>
              <w:del w:id="373" w:author="[Base-Legal]_CN" w:date="2026-07-18T10:56:00Z"/>
              <w:rFonts w:ascii="Cambria" w:eastAsia="Arial" w:hAnsi="Cambria" w:cs="Arial"/>
              <w:b/>
              <w:color w:val="000000" w:themeColor="text1"/>
              <w:sz w:val="22"/>
              <w:szCs w:val="22"/>
            </w:rPr>
          </w:rPrChange>
        </w:rPr>
      </w:pPr>
      <w:del w:id="374" w:author="[Base-Legal]_CN" w:date="2026-07-18T10:56:00Z">
        <w:r w:rsidRPr="001F40FE" w:rsidDel="006736CB">
          <w:rPr>
            <w:rFonts w:ascii="Cambria" w:eastAsia="Arial" w:hAnsi="Cambria" w:cs="Arial"/>
            <w:b/>
            <w:color w:val="auto"/>
            <w:sz w:val="22"/>
            <w:szCs w:val="22"/>
            <w:rPrChange w:id="375" w:author="[Base-Legal]_CN" w:date="2026-10-05T09:20:00Z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</w:rPrChange>
          </w:rPr>
          <w:delText>STK: 0208 2016 868</w:delText>
        </w:r>
      </w:del>
    </w:p>
    <w:p w14:paraId="6AE43031" w14:textId="7E3FB81F" w:rsidR="00C50178" w:rsidRPr="001F40FE" w:rsidDel="006736CB" w:rsidRDefault="00C9437B" w:rsidP="00C9437B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jc w:val="left"/>
        <w:rPr>
          <w:del w:id="376" w:author="[Base-Legal]_CN" w:date="2026-07-18T10:56:00Z"/>
          <w:rFonts w:ascii="Cambria" w:eastAsia="Arial" w:hAnsi="Cambria" w:cs="Arial"/>
          <w:b/>
          <w:color w:val="auto"/>
          <w:sz w:val="22"/>
          <w:szCs w:val="22"/>
          <w:rPrChange w:id="377" w:author="[Base-Legal]_CN" w:date="2026-10-05T09:20:00Z">
            <w:rPr>
              <w:del w:id="378" w:author="[Base-Legal]_CN" w:date="2026-07-18T10:56:00Z"/>
              <w:rFonts w:ascii="Cambria" w:eastAsia="Arial" w:hAnsi="Cambria" w:cs="Arial"/>
              <w:b/>
              <w:color w:val="000000" w:themeColor="text1"/>
              <w:sz w:val="22"/>
              <w:szCs w:val="22"/>
            </w:rPr>
          </w:rPrChange>
        </w:rPr>
      </w:pPr>
      <w:del w:id="379" w:author="[Base-Legal]_CN" w:date="2026-07-18T10:56:00Z">
        <w:r w:rsidRPr="001F40FE" w:rsidDel="006736CB">
          <w:rPr>
            <w:rFonts w:ascii="Cambria" w:eastAsia="Arial" w:hAnsi="Cambria" w:cs="Arial"/>
            <w:b/>
            <w:color w:val="auto"/>
            <w:sz w:val="22"/>
            <w:szCs w:val="22"/>
            <w:rPrChange w:id="380" w:author="[Base-Legal]_CN" w:date="2026-10-05T09:20:00Z">
              <w:rPr>
                <w:rFonts w:ascii="Cambria" w:eastAsia="Arial" w:hAnsi="Cambria" w:cs="Arial"/>
                <w:b/>
                <w:color w:val="000000" w:themeColor="text1"/>
                <w:sz w:val="22"/>
                <w:szCs w:val="22"/>
              </w:rPr>
            </w:rPrChange>
          </w:rPr>
          <w:delText>Ngân hàng Thương mại Cổ phần Tiên Phong (TPB) - Chi nhánh Hoàn Kiếm</w:delText>
        </w:r>
      </w:del>
    </w:p>
    <w:p w14:paraId="4F19AE61" w14:textId="2A229015" w:rsidR="00C50178" w:rsidRPr="001F40FE" w:rsidDel="006736CB" w:rsidRDefault="00C50178" w:rsidP="007C01DA">
      <w:pPr>
        <w:pStyle w:val="ListParagraph"/>
        <w:numPr>
          <w:ilvl w:val="0"/>
          <w:numId w:val="7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381" w:author="[Base-Legal]_CN" w:date="2026-07-18T10:56:00Z"/>
          <w:rFonts w:ascii="Cambria" w:hAnsi="Cambria" w:cs="Arial"/>
          <w:b/>
          <w:color w:val="auto"/>
          <w:sz w:val="22"/>
          <w:szCs w:val="22"/>
          <w:rPrChange w:id="382" w:author="[Base-Legal]_CN" w:date="2026-10-05T09:20:00Z">
            <w:rPr>
              <w:del w:id="383" w:author="[Base-Legal]_CN" w:date="2026-07-18T10:56:00Z"/>
              <w:rFonts w:ascii="Cambria" w:hAnsi="Cambria" w:cs="Arial"/>
              <w:b/>
              <w:color w:val="000000" w:themeColor="text1"/>
              <w:sz w:val="22"/>
              <w:szCs w:val="22"/>
            </w:rPr>
          </w:rPrChange>
        </w:rPr>
      </w:pPr>
      <w:del w:id="384" w:author="[Base-Legal]_CN" w:date="2026-07-18T10:56:00Z">
        <w:r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385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delText>Lưu</w:delText>
        </w:r>
        <w:r w:rsidRPr="001F40FE" w:rsidDel="006736CB">
          <w:rPr>
            <w:rFonts w:ascii="Cambria" w:eastAsia="Arial" w:hAnsi="Cambria" w:cs="Arial"/>
            <w:color w:val="auto"/>
            <w:sz w:val="22"/>
            <w:szCs w:val="22"/>
            <w:lang w:val="vi-VN"/>
            <w:rPrChange w:id="386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  <w:lang w:val="vi-VN"/>
              </w:rPr>
            </w:rPrChange>
          </w:rPr>
          <w:delText xml:space="preserve"> ý: </w:delText>
        </w:r>
        <w:r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387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delText>Bên A vui lòng ghi rõ nội dung chuyển khoản</w:delText>
        </w:r>
        <w:r w:rsidRPr="001F40FE" w:rsidDel="006736CB">
          <w:rPr>
            <w:rFonts w:ascii="Cambria" w:eastAsia="Arial" w:hAnsi="Cambria" w:cs="Arial"/>
            <w:color w:val="auto"/>
            <w:sz w:val="22"/>
            <w:szCs w:val="22"/>
            <w:lang w:val="vi-VN"/>
            <w:rPrChange w:id="388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  <w:lang w:val="vi-VN"/>
              </w:rPr>
            </w:rPrChange>
          </w:rPr>
          <w:delText xml:space="preserve">: </w:delText>
        </w:r>
        <w:r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389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Tên </w:delText>
        </w:r>
        <w:r w:rsidR="00CA76D5"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390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delText>Khách hàng</w:delText>
        </w:r>
        <w:r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391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 - Thanh toán phần mềm Base</w:delText>
        </w:r>
        <w:r w:rsidR="0068662E"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392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delText>.</w:delText>
        </w:r>
      </w:del>
    </w:p>
    <w:p w14:paraId="27438C57" w14:textId="5F58D6C4" w:rsidR="00C50178" w:rsidRPr="001F40FE" w:rsidDel="006736CB" w:rsidRDefault="00C50178" w:rsidP="007C01DA">
      <w:pPr>
        <w:numPr>
          <w:ilvl w:val="0"/>
          <w:numId w:val="34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jc w:val="left"/>
        <w:rPr>
          <w:del w:id="393" w:author="[Base-Legal]_CN" w:date="2026-07-18T10:56:00Z"/>
          <w:rFonts w:ascii="Cambria" w:eastAsia="Arial" w:hAnsi="Cambria" w:cs="Arial"/>
          <w:color w:val="auto"/>
          <w:sz w:val="22"/>
          <w:szCs w:val="22"/>
          <w:rPrChange w:id="394" w:author="[Base-Legal]_CN" w:date="2026-10-05T09:20:00Z">
            <w:rPr>
              <w:del w:id="395" w:author="[Base-Legal]_CN" w:date="2026-07-18T10:56:00Z"/>
              <w:rFonts w:ascii="Cambria" w:eastAsia="Arial" w:hAnsi="Cambria" w:cs="Arial"/>
              <w:color w:val="000000" w:themeColor="text1"/>
              <w:sz w:val="22"/>
              <w:szCs w:val="22"/>
            </w:rPr>
          </w:rPrChange>
        </w:rPr>
      </w:pPr>
      <w:del w:id="396" w:author="[Base-Legal]_CN" w:date="2026-07-18T10:56:00Z">
        <w:r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397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Thời hạn thanh toán: </w:delText>
        </w:r>
      </w:del>
    </w:p>
    <w:p w14:paraId="656BBBEC" w14:textId="2193ED89" w:rsidR="00C50178" w:rsidRPr="001F40FE" w:rsidDel="006736CB" w:rsidRDefault="00C50178" w:rsidP="007C01DA">
      <w:pPr>
        <w:pStyle w:val="ListParagraph"/>
        <w:numPr>
          <w:ilvl w:val="0"/>
          <w:numId w:val="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398" w:author="[Base-Legal]_CN" w:date="2026-07-18T10:56:00Z"/>
          <w:rFonts w:ascii="Cambria" w:eastAsia="Arial" w:hAnsi="Cambria" w:cs="Arial"/>
          <w:color w:val="auto"/>
          <w:sz w:val="22"/>
          <w:szCs w:val="22"/>
          <w:lang w:val="vi-VN"/>
          <w:rPrChange w:id="399" w:author="[Base-Legal]_CN" w:date="2026-10-05T09:20:00Z">
            <w:rPr>
              <w:del w:id="400" w:author="[Base-Legal]_CN" w:date="2026-07-18T10:56:00Z"/>
              <w:rFonts w:ascii="Cambria" w:eastAsia="Arial" w:hAnsi="Cambria" w:cs="Arial"/>
              <w:color w:val="000000" w:themeColor="text1"/>
              <w:sz w:val="22"/>
              <w:szCs w:val="22"/>
              <w:lang w:val="vi-VN"/>
            </w:rPr>
          </w:rPrChange>
        </w:rPr>
      </w:pPr>
      <w:del w:id="401" w:author="[Base-Legal]_CN" w:date="2026-07-18T10:56:00Z">
        <w:r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402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Bên A thanh toán 100% giá trị Phụ lục này cho Bên B </w:delText>
        </w:r>
        <w:r w:rsidR="00067061" w:rsidRPr="001F40FE" w:rsidDel="006736CB">
          <w:rPr>
            <w:rFonts w:ascii="Cambria" w:eastAsia="Cambria" w:hAnsi="Cambria" w:cs="Cambria"/>
            <w:color w:val="auto"/>
            <w:sz w:val="22"/>
            <w:szCs w:val="22"/>
            <w:rPrChange w:id="403" w:author="[Base-Legal]_CN" w:date="2026-10-05T09:20:00Z"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rPrChange>
          </w:rPr>
          <w:delText>không muộn hơn</w:delText>
        </w:r>
        <w:r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404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 ngày</w:delText>
        </w:r>
        <w:bookmarkStart w:id="405" w:name="_Hlk108440616"/>
        <w:bookmarkEnd w:id="405"/>
        <w:r w:rsidR="00A328BD" w:rsidRPr="001F40FE" w:rsidDel="006736CB">
          <w:rPr>
            <w:rFonts w:ascii="Cambria" w:eastAsia="Arial" w:hAnsi="Cambria" w:cs="Arial"/>
            <w:color w:val="auto"/>
            <w:sz w:val="22"/>
            <w:szCs w:val="22"/>
            <w:rPrChange w:id="406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</w:rPr>
            </w:rPrChange>
          </w:rPr>
          <w:delText xml:space="preserve">. </w:delText>
        </w:r>
        <w:commentRangeStart w:id="407"/>
        <w:r w:rsidR="00DA5A19" w:rsidRPr="001F40FE" w:rsidDel="006736CB">
          <w:rPr>
            <w:rFonts w:ascii="Cambria" w:eastAsia="Arial" w:hAnsi="Cambria" w:cs="Arial"/>
            <w:color w:val="auto"/>
            <w:sz w:val="22"/>
            <w:szCs w:val="22"/>
            <w:lang w:val="vi-VN"/>
            <w:rPrChange w:id="408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  <w:lang w:val="vi-VN"/>
              </w:rPr>
            </w:rPrChange>
          </w:rPr>
          <w:delText>Bên B mở quyền sử dụng cho các tài khoản mới của Bên A trong vòng 01 (một) ngày làm việc kể từ khi Bên B nhận được đầy đủ khoản thanh toán từ Bên A</w:delText>
        </w:r>
        <w:commentRangeEnd w:id="407"/>
        <w:r w:rsidR="00771BFF" w:rsidRPr="001F40FE" w:rsidDel="006736CB">
          <w:rPr>
            <w:rStyle w:val="CommentReference"/>
            <w:rFonts w:ascii="Cambria" w:eastAsia="Arial" w:hAnsi="Cambria" w:cs="Arial"/>
            <w:color w:val="auto"/>
            <w:sz w:val="22"/>
            <w:szCs w:val="22"/>
            <w:lang w:val="vi-VN"/>
            <w:rPrChange w:id="409" w:author="[Base-Legal]_CN" w:date="2026-10-05T09:20:00Z">
              <w:rPr>
                <w:rStyle w:val="CommentReference"/>
                <w:rFonts w:ascii="Cambria" w:eastAsia="Arial" w:hAnsi="Cambria" w:cs="Arial"/>
                <w:color w:val="000000" w:themeColor="text1"/>
                <w:sz w:val="22"/>
                <w:szCs w:val="22"/>
                <w:lang w:val="vi-VN"/>
              </w:rPr>
            </w:rPrChange>
          </w:rPr>
          <w:commentReference w:id="407"/>
        </w:r>
        <w:r w:rsidR="00DA5A19" w:rsidRPr="001F40FE" w:rsidDel="006736CB">
          <w:rPr>
            <w:rFonts w:ascii="Cambria" w:eastAsia="Arial" w:hAnsi="Cambria" w:cs="Arial"/>
            <w:color w:val="auto"/>
            <w:sz w:val="22"/>
            <w:szCs w:val="22"/>
            <w:lang w:val="vi-VN"/>
            <w:rPrChange w:id="410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  <w:lang w:val="vi-VN"/>
              </w:rPr>
            </w:rPrChange>
          </w:rPr>
          <w:delText>.</w:delText>
        </w:r>
      </w:del>
    </w:p>
    <w:p w14:paraId="71153029" w14:textId="33FE1F59" w:rsidR="00C50178" w:rsidRPr="001F40FE" w:rsidDel="006736CB" w:rsidRDefault="00DA5A19" w:rsidP="007C01DA">
      <w:pPr>
        <w:pStyle w:val="ListParagraph"/>
        <w:numPr>
          <w:ilvl w:val="0"/>
          <w:numId w:val="7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993"/>
        <w:contextualSpacing w:val="0"/>
        <w:rPr>
          <w:del w:id="411" w:author="[Base-Legal]_CN" w:date="2026-07-18T10:56:00Z"/>
          <w:rFonts w:ascii="Cambria" w:eastAsia="Arial" w:hAnsi="Cambria" w:cs="Arial"/>
          <w:color w:val="auto"/>
          <w:sz w:val="22"/>
          <w:szCs w:val="22"/>
          <w:lang w:val="vi-VN"/>
          <w:rPrChange w:id="412" w:author="[Base-Legal]_CN" w:date="2026-10-05T09:20:00Z">
            <w:rPr>
              <w:del w:id="413" w:author="[Base-Legal]_CN" w:date="2026-07-18T10:56:00Z"/>
              <w:rFonts w:ascii="Cambria" w:eastAsia="Arial" w:hAnsi="Cambria" w:cs="Arial"/>
              <w:color w:val="000000" w:themeColor="text1"/>
              <w:sz w:val="22"/>
              <w:szCs w:val="22"/>
              <w:lang w:val="vi-VN"/>
            </w:rPr>
          </w:rPrChange>
        </w:rPr>
      </w:pPr>
      <w:del w:id="414" w:author="[Base-Legal]_CN" w:date="2026-07-18T10:56:00Z">
        <w:r w:rsidRPr="001F40FE" w:rsidDel="006736CB">
          <w:rPr>
            <w:rFonts w:ascii="Cambria" w:eastAsia="Arial" w:hAnsi="Cambria" w:cs="Arial"/>
            <w:color w:val="auto"/>
            <w:spacing w:val="-4"/>
            <w:sz w:val="22"/>
            <w:szCs w:val="22"/>
            <w:lang w:val="vi-VN"/>
            <w:rPrChange w:id="415" w:author="[Base-Legal]_CN" w:date="2026-10-05T09:20:00Z">
              <w:rPr>
                <w:rFonts w:ascii="Cambria" w:eastAsia="Arial" w:hAnsi="Cambria" w:cs="Arial"/>
                <w:color w:val="000000" w:themeColor="text1"/>
                <w:spacing w:val="-4"/>
                <w:sz w:val="22"/>
                <w:szCs w:val="22"/>
                <w:lang w:val="vi-VN"/>
              </w:rPr>
            </w:rPrChange>
          </w:rPr>
          <w:delText>Trường hợp Bên A không hoàn tất việc thanh toán đầy đủ và đúng thời hạn cam kết tại Điều này, Bên B có quyền đơn phương chấm dứt Phụ lục và được miễn trừ mọi trách nhiệm liên quan đến Phụ lục này</w:delText>
        </w:r>
        <w:r w:rsidR="00C50178" w:rsidRPr="001F40FE" w:rsidDel="006736CB">
          <w:rPr>
            <w:rFonts w:ascii="Cambria" w:eastAsia="Arial" w:hAnsi="Cambria" w:cs="Arial"/>
            <w:color w:val="auto"/>
            <w:sz w:val="22"/>
            <w:szCs w:val="22"/>
            <w:lang w:val="vi-VN"/>
            <w:rPrChange w:id="416" w:author="[Base-Legal]_CN" w:date="2026-10-05T09:20:00Z">
              <w:rPr>
                <w:rFonts w:ascii="Cambria" w:eastAsia="Arial" w:hAnsi="Cambria" w:cs="Arial"/>
                <w:color w:val="000000" w:themeColor="text1"/>
                <w:sz w:val="22"/>
                <w:szCs w:val="22"/>
                <w:lang w:val="vi-VN"/>
              </w:rPr>
            </w:rPrChange>
          </w:rPr>
          <w:delText>.</w:delText>
        </w:r>
      </w:del>
    </w:p>
    <w:p w14:paraId="54E59685" w14:textId="77777777" w:rsidR="00C50178" w:rsidRPr="001F40FE" w:rsidRDefault="00C50178" w:rsidP="007C01DA">
      <w:pPr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851" w:hanging="851"/>
        <w:rPr>
          <w:rFonts w:ascii="Cambria" w:eastAsia="Arial" w:hAnsi="Cambria" w:cs="Arial"/>
          <w:b/>
          <w:color w:val="auto"/>
          <w:sz w:val="22"/>
          <w:szCs w:val="22"/>
          <w:rPrChange w:id="417" w:author="[Base-Legal]_CN" w:date="2026-10-05T09:20:00Z">
            <w:rPr>
              <w:rFonts w:ascii="Cambria" w:eastAsia="Arial" w:hAnsi="Cambria" w:cs="Arial"/>
              <w:b/>
              <w:color w:val="000000" w:themeColor="text1"/>
              <w:sz w:val="22"/>
              <w:szCs w:val="22"/>
            </w:rPr>
          </w:rPrChange>
        </w:rPr>
      </w:pPr>
      <w:r w:rsidRPr="001F40FE">
        <w:rPr>
          <w:rFonts w:ascii="Cambria" w:eastAsia="Arial" w:hAnsi="Cambria" w:cs="Arial"/>
          <w:b/>
          <w:color w:val="auto"/>
          <w:sz w:val="22"/>
          <w:szCs w:val="22"/>
          <w:rPrChange w:id="418" w:author="[Base-Legal]_CN" w:date="2026-10-05T09:20:00Z">
            <w:rPr>
              <w:rFonts w:ascii="Cambria" w:eastAsia="Arial" w:hAnsi="Cambria" w:cs="Arial"/>
              <w:b/>
              <w:color w:val="000000" w:themeColor="text1"/>
              <w:sz w:val="22"/>
              <w:szCs w:val="22"/>
            </w:rPr>
          </w:rPrChange>
        </w:rPr>
        <w:t>ĐIỀU KHOẢN CHUNG</w:t>
      </w:r>
    </w:p>
    <w:p w14:paraId="06CC4F73" w14:textId="314E4AAB" w:rsidR="00C50178" w:rsidRPr="001F40FE" w:rsidRDefault="00DA5A19" w:rsidP="007C01D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rPr>
          <w:rFonts w:ascii="Cambria" w:eastAsia="Arial" w:hAnsi="Cambria" w:cs="Arial"/>
          <w:b/>
          <w:color w:val="auto"/>
          <w:sz w:val="22"/>
          <w:szCs w:val="22"/>
          <w:rPrChange w:id="419" w:author="[Base-Legal]_CN" w:date="2026-10-05T09:20:00Z">
            <w:rPr>
              <w:rFonts w:ascii="Cambria" w:eastAsia="Arial" w:hAnsi="Cambria" w:cs="Arial"/>
              <w:b/>
              <w:color w:val="000000" w:themeColor="text1"/>
              <w:sz w:val="22"/>
              <w:szCs w:val="22"/>
            </w:rPr>
          </w:rPrChange>
        </w:rPr>
      </w:pPr>
      <w:r w:rsidRPr="001F40FE">
        <w:rPr>
          <w:rFonts w:ascii="Cambria" w:eastAsia="Arial" w:hAnsi="Cambria" w:cs="Arial"/>
          <w:color w:val="auto"/>
          <w:sz w:val="22"/>
          <w:szCs w:val="22"/>
          <w:rPrChange w:id="420" w:author="[Base-Legal]_CN" w:date="2026-10-05T09:20:00Z">
            <w:rPr>
              <w:rFonts w:ascii="Cambria" w:eastAsia="Arial" w:hAnsi="Cambria" w:cs="Arial"/>
              <w:color w:val="000000" w:themeColor="text1"/>
              <w:sz w:val="22"/>
              <w:szCs w:val="22"/>
            </w:rPr>
          </w:rPrChange>
        </w:rPr>
        <w:t xml:space="preserve">Các điều khoản thay đổi so với Hợp đồng được quy định tại Phụ lục này là phần bổ sung của Hợp đồng. </w:t>
      </w:r>
      <w:r w:rsidR="00B56C15" w:rsidRPr="001F40FE">
        <w:rPr>
          <w:rFonts w:ascii="Cambria" w:eastAsia="Arial" w:hAnsi="Cambria" w:cs="Arial"/>
          <w:color w:val="auto"/>
          <w:sz w:val="22"/>
          <w:szCs w:val="22"/>
          <w:rPrChange w:id="421" w:author="[Base-Legal]_CN" w:date="2026-10-05T09:20:00Z">
            <w:rPr>
              <w:rFonts w:ascii="Cambria" w:eastAsia="Arial" w:hAnsi="Cambria" w:cs="Arial"/>
              <w:color w:val="000000" w:themeColor="text1"/>
              <w:sz w:val="22"/>
              <w:szCs w:val="22"/>
            </w:rPr>
          </w:rPrChange>
        </w:rPr>
        <w:t>Các điều khoản khác của Hợp đồng</w:t>
      </w:r>
      <w:r w:rsidR="00B56C15" w:rsidRPr="001F40FE">
        <w:rPr>
          <w:rFonts w:ascii="Cambria" w:eastAsia="Times New Roman" w:hAnsi="Cambria" w:cs="Arial"/>
          <w:color w:val="auto"/>
          <w:sz w:val="22"/>
          <w:szCs w:val="22"/>
          <w:lang w:val="vi-VN"/>
          <w:rPrChange w:id="422" w:author="[Base-Legal]_CN" w:date="2026-10-05T09:20:00Z">
            <w:rPr>
              <w:rFonts w:ascii="Cambria" w:eastAsia="Times New Roman" w:hAnsi="Cambria" w:cs="Arial"/>
              <w:color w:val="000000" w:themeColor="text1"/>
              <w:sz w:val="22"/>
              <w:szCs w:val="22"/>
              <w:lang w:val="vi-VN"/>
            </w:rPr>
          </w:rPrChange>
        </w:rPr>
        <w:t xml:space="preserve"> </w:t>
      </w:r>
      <w:r w:rsidR="00B56C15" w:rsidRPr="001F40FE">
        <w:rPr>
          <w:rFonts w:ascii="Cambria" w:eastAsia="Times New Roman" w:hAnsi="Cambria" w:cs="Arial"/>
          <w:color w:val="auto"/>
          <w:sz w:val="22"/>
          <w:szCs w:val="22"/>
          <w:rPrChange w:id="423" w:author="[Base-Legal]_CN" w:date="2026-10-05T09:20:00Z">
            <w:rPr>
              <w:rFonts w:ascii="Cambria" w:eastAsia="Times New Roman" w:hAnsi="Cambria" w:cs="Arial"/>
              <w:color w:val="000000" w:themeColor="text1"/>
              <w:sz w:val="22"/>
              <w:szCs w:val="22"/>
            </w:rPr>
          </w:rPrChange>
        </w:rPr>
        <w:t>không được đề cập tại Phụ lục này giữ nguyên giá trị áp dụng</w:t>
      </w:r>
      <w:r w:rsidR="00B56C15" w:rsidRPr="001F40FE">
        <w:rPr>
          <w:rFonts w:ascii="Cambria" w:eastAsia="Times New Roman" w:hAnsi="Cambria" w:cs="Arial"/>
          <w:color w:val="auto"/>
          <w:sz w:val="22"/>
          <w:szCs w:val="22"/>
          <w:lang w:val="vi-VN"/>
          <w:rPrChange w:id="424" w:author="[Base-Legal]_CN" w:date="2026-10-05T09:20:00Z">
            <w:rPr>
              <w:rFonts w:ascii="Cambria" w:eastAsia="Times New Roman" w:hAnsi="Cambria" w:cs="Arial"/>
              <w:color w:val="000000" w:themeColor="text1"/>
              <w:sz w:val="22"/>
              <w:szCs w:val="22"/>
              <w:lang w:val="vi-VN"/>
            </w:rPr>
          </w:rPrChange>
        </w:rPr>
        <w:t xml:space="preserve"> đối với các</w:t>
      </w:r>
      <w:r w:rsidR="00B56C15" w:rsidRPr="001F40FE">
        <w:rPr>
          <w:rFonts w:ascii="Cambria" w:eastAsia="Times New Roman" w:hAnsi="Cambria" w:cs="Arial"/>
          <w:color w:val="auto"/>
          <w:sz w:val="22"/>
          <w:szCs w:val="22"/>
          <w:rPrChange w:id="425" w:author="[Base-Legal]_CN" w:date="2026-10-05T09:20:00Z">
            <w:rPr>
              <w:rFonts w:ascii="Cambria" w:eastAsia="Times New Roman" w:hAnsi="Cambria" w:cs="Arial"/>
              <w:color w:val="000000" w:themeColor="text1"/>
              <w:sz w:val="22"/>
              <w:szCs w:val="22"/>
            </w:rPr>
          </w:rPrChange>
        </w:rPr>
        <w:t xml:space="preserve"> B</w:t>
      </w:r>
      <w:r w:rsidR="00B56C15" w:rsidRPr="001F40FE">
        <w:rPr>
          <w:rFonts w:ascii="Cambria" w:eastAsia="Times New Roman" w:hAnsi="Cambria" w:cs="Arial"/>
          <w:color w:val="auto"/>
          <w:sz w:val="22"/>
          <w:szCs w:val="22"/>
          <w:lang w:val="vi-VN"/>
          <w:rPrChange w:id="426" w:author="[Base-Legal]_CN" w:date="2026-10-05T09:20:00Z">
            <w:rPr>
              <w:rFonts w:ascii="Cambria" w:eastAsia="Times New Roman" w:hAnsi="Cambria" w:cs="Arial"/>
              <w:color w:val="000000" w:themeColor="text1"/>
              <w:sz w:val="22"/>
              <w:szCs w:val="22"/>
              <w:lang w:val="vi-VN"/>
            </w:rPr>
          </w:rPrChange>
        </w:rPr>
        <w:t>ên</w:t>
      </w:r>
      <w:r w:rsidR="00C50178" w:rsidRPr="001F40FE">
        <w:rPr>
          <w:rFonts w:ascii="Cambria" w:eastAsia="Cambria" w:hAnsi="Cambria" w:cs="Arial"/>
          <w:color w:val="auto"/>
          <w:sz w:val="22"/>
          <w:szCs w:val="22"/>
          <w:rPrChange w:id="427" w:author="[Base-Legal]_CN" w:date="2026-10-05T09:20:00Z">
            <w:rPr>
              <w:rFonts w:ascii="Cambria" w:eastAsia="Cambria" w:hAnsi="Cambria" w:cs="Arial"/>
              <w:color w:val="000000" w:themeColor="text1"/>
              <w:sz w:val="22"/>
              <w:szCs w:val="22"/>
            </w:rPr>
          </w:rPrChange>
        </w:rPr>
        <w:t>.</w:t>
      </w:r>
    </w:p>
    <w:p w14:paraId="6710AE2A" w14:textId="204DDE65" w:rsidR="00C50178" w:rsidRPr="001F40FE" w:rsidRDefault="00DA5A19" w:rsidP="007C01D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rPr>
          <w:rFonts w:ascii="Cambria" w:hAnsi="Cambria" w:cs="Arial"/>
          <w:color w:val="auto"/>
          <w:sz w:val="22"/>
          <w:szCs w:val="22"/>
          <w:rPrChange w:id="428" w:author="[Base-Legal]_CN" w:date="2026-10-05T09:20:00Z">
            <w:rPr>
              <w:rFonts w:ascii="Cambria" w:hAnsi="Cambria" w:cs="Arial"/>
              <w:color w:val="000000" w:themeColor="text1"/>
              <w:sz w:val="22"/>
              <w:szCs w:val="22"/>
            </w:rPr>
          </w:rPrChange>
        </w:rPr>
      </w:pPr>
      <w:r w:rsidRPr="001F40FE">
        <w:rPr>
          <w:rFonts w:ascii="Cambria" w:hAnsi="Cambria" w:cs="Arial"/>
          <w:color w:val="auto"/>
          <w:sz w:val="22"/>
          <w:szCs w:val="22"/>
          <w:rPrChange w:id="429" w:author="[Base-Legal]_CN" w:date="2026-10-05T09:20:00Z">
            <w:rPr>
              <w:rFonts w:ascii="Cambria" w:hAnsi="Cambria" w:cs="Arial"/>
              <w:color w:val="000000" w:themeColor="text1"/>
              <w:sz w:val="22"/>
              <w:szCs w:val="22"/>
            </w:rPr>
          </w:rPrChange>
        </w:rPr>
        <w:t>Phụ lục này là một phần không thể tách rời của Hợp đồng và có hiệu lực kể từ ngày ký</w:t>
      </w:r>
      <w:r w:rsidR="00C50178" w:rsidRPr="001F40FE">
        <w:rPr>
          <w:rFonts w:ascii="Cambria" w:hAnsi="Cambria" w:cs="Arial"/>
          <w:color w:val="auto"/>
          <w:sz w:val="22"/>
          <w:szCs w:val="22"/>
          <w:rPrChange w:id="430" w:author="[Base-Legal]_CN" w:date="2026-10-05T09:20:00Z">
            <w:rPr>
              <w:rFonts w:ascii="Cambria" w:hAnsi="Cambria" w:cs="Arial"/>
              <w:color w:val="000000" w:themeColor="text1"/>
              <w:sz w:val="22"/>
              <w:szCs w:val="22"/>
            </w:rPr>
          </w:rPrChange>
        </w:rPr>
        <w:t>.</w:t>
      </w:r>
    </w:p>
    <w:p w14:paraId="05F674BA" w14:textId="2A4B787E" w:rsidR="00C50178" w:rsidRPr="001F40FE" w:rsidRDefault="00C50178" w:rsidP="007C01DA">
      <w:pPr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pacing w:before="0" w:after="60" w:line="324" w:lineRule="auto"/>
        <w:ind w:left="567" w:hanging="567"/>
        <w:rPr>
          <w:rFonts w:ascii="Cambria" w:hAnsi="Cambria" w:cs="Arial"/>
          <w:color w:val="auto"/>
          <w:sz w:val="22"/>
          <w:szCs w:val="22"/>
          <w:rPrChange w:id="431" w:author="[Base-Legal]_CN" w:date="2026-10-05T09:20:00Z">
            <w:rPr>
              <w:rFonts w:ascii="Cambria" w:hAnsi="Cambria" w:cs="Arial"/>
              <w:color w:val="000000" w:themeColor="text1"/>
              <w:sz w:val="22"/>
              <w:szCs w:val="22"/>
            </w:rPr>
          </w:rPrChange>
        </w:rPr>
      </w:pPr>
      <w:r w:rsidRPr="001F40FE">
        <w:rPr>
          <w:rFonts w:ascii="Cambria" w:hAnsi="Cambria" w:cs="Arial"/>
          <w:color w:val="auto"/>
          <w:sz w:val="22"/>
          <w:szCs w:val="22"/>
          <w:rPrChange w:id="432" w:author="[Base-Legal]_CN" w:date="2026-10-05T09:20:00Z">
            <w:rPr>
              <w:rFonts w:ascii="Cambria" w:hAnsi="Cambria" w:cs="Arial"/>
              <w:color w:val="000000" w:themeColor="text1"/>
              <w:sz w:val="22"/>
              <w:szCs w:val="22"/>
            </w:rPr>
          </w:rPrChange>
        </w:rPr>
        <w:t>Phụ lục này</w:t>
      </w:r>
      <w:r w:rsidR="003D599D" w:rsidRPr="001F40FE">
        <w:rPr>
          <w:rFonts w:ascii="Cambria" w:eastAsia="Cambria" w:hAnsi="Cambria" w:cs="Cambria"/>
          <w:color w:val="auto"/>
          <w:sz w:val="22"/>
          <w:szCs w:val="22"/>
          <w:rPrChange w:id="433" w:author="[Base-Legal]_CN" w:date="2026-10-05T09:20:00Z">
            <w:rPr>
              <w:rFonts w:ascii="Cambria" w:eastAsia="Cambria" w:hAnsi="Cambria" w:cs="Cambria"/>
              <w:color w:val="000000" w:themeColor="text1"/>
              <w:sz w:val="22"/>
              <w:szCs w:val="22"/>
            </w:rPr>
          </w:rPrChange>
        </w:rPr>
        <w:t xml:space="preserve"> được ký điện tử và/hoặc</w:t>
      </w:r>
      <w:r w:rsidRPr="001F40FE">
        <w:rPr>
          <w:rFonts w:ascii="Cambria" w:hAnsi="Cambria" w:cs="Arial"/>
          <w:color w:val="auto"/>
          <w:sz w:val="22"/>
          <w:szCs w:val="22"/>
          <w:rPrChange w:id="434" w:author="[Base-Legal]_CN" w:date="2026-10-05T09:20:00Z">
            <w:rPr>
              <w:rFonts w:ascii="Cambria" w:hAnsi="Cambria" w:cs="Arial"/>
              <w:color w:val="000000" w:themeColor="text1"/>
              <w:sz w:val="22"/>
              <w:szCs w:val="22"/>
            </w:rPr>
          </w:rPrChange>
        </w:rPr>
        <w:t xml:space="preserve"> được lập thành 02 (hai) bản, mỗi </w:t>
      </w:r>
      <w:r w:rsidR="005813C1" w:rsidRPr="001F40FE">
        <w:rPr>
          <w:rFonts w:ascii="Cambria" w:hAnsi="Cambria" w:cs="Arial"/>
          <w:color w:val="auto"/>
          <w:sz w:val="22"/>
          <w:szCs w:val="22"/>
          <w:rPrChange w:id="435" w:author="[Base-Legal]_CN" w:date="2026-10-05T09:20:00Z">
            <w:rPr>
              <w:rFonts w:ascii="Cambria" w:hAnsi="Cambria" w:cs="Arial"/>
              <w:color w:val="000000" w:themeColor="text1"/>
              <w:sz w:val="22"/>
              <w:szCs w:val="22"/>
            </w:rPr>
          </w:rPrChange>
        </w:rPr>
        <w:t>B</w:t>
      </w:r>
      <w:r w:rsidRPr="001F40FE">
        <w:rPr>
          <w:rFonts w:ascii="Cambria" w:hAnsi="Cambria" w:cs="Arial"/>
          <w:color w:val="auto"/>
          <w:sz w:val="22"/>
          <w:szCs w:val="22"/>
          <w:rPrChange w:id="436" w:author="[Base-Legal]_CN" w:date="2026-10-05T09:20:00Z">
            <w:rPr>
              <w:rFonts w:ascii="Cambria" w:hAnsi="Cambria" w:cs="Arial"/>
              <w:color w:val="000000" w:themeColor="text1"/>
              <w:sz w:val="22"/>
              <w:szCs w:val="22"/>
            </w:rPr>
          </w:rPrChange>
        </w:rPr>
        <w:t>ên giữ 01 (một) bản</w:t>
      </w:r>
      <w:r w:rsidRPr="001F40FE">
        <w:rPr>
          <w:rFonts w:ascii="Cambria" w:hAnsi="Cambria" w:cs="Arial"/>
          <w:color w:val="auto"/>
          <w:sz w:val="22"/>
          <w:szCs w:val="22"/>
          <w:lang w:val="vi-VN"/>
          <w:rPrChange w:id="437" w:author="[Base-Legal]_CN" w:date="2026-10-05T09:20:00Z">
            <w:rPr>
              <w:rFonts w:ascii="Cambria" w:hAnsi="Cambria" w:cs="Arial"/>
              <w:color w:val="000000" w:themeColor="text1"/>
              <w:sz w:val="22"/>
              <w:szCs w:val="22"/>
              <w:lang w:val="vi-VN"/>
            </w:rPr>
          </w:rPrChange>
        </w:rPr>
        <w:t xml:space="preserve">, </w:t>
      </w:r>
      <w:r w:rsidRPr="001F40FE">
        <w:rPr>
          <w:rFonts w:ascii="Cambria" w:hAnsi="Cambria" w:cs="Arial"/>
          <w:color w:val="auto"/>
          <w:sz w:val="22"/>
          <w:szCs w:val="22"/>
          <w:rPrChange w:id="438" w:author="[Base-Legal]_CN" w:date="2026-10-05T09:20:00Z">
            <w:rPr>
              <w:rFonts w:ascii="Cambria" w:hAnsi="Cambria" w:cs="Arial"/>
              <w:color w:val="000000" w:themeColor="text1"/>
              <w:sz w:val="22"/>
              <w:szCs w:val="22"/>
            </w:rPr>
          </w:rPrChange>
        </w:rPr>
        <w:t>có nội dung và giá trị pháp lý như nhau.</w:t>
      </w:r>
    </w:p>
    <w:tbl>
      <w:tblPr>
        <w:tblStyle w:val="TableGrid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E60563" w:rsidRPr="001F40FE" w14:paraId="49A32601" w14:textId="77777777" w:rsidTr="002B6FCF">
        <w:trPr>
          <w:jc w:val="center"/>
        </w:trPr>
        <w:tc>
          <w:tcPr>
            <w:tcW w:w="4508" w:type="dxa"/>
          </w:tcPr>
          <w:p w14:paraId="1C890A7D" w14:textId="77777777" w:rsidR="00C50178" w:rsidRPr="001F40FE" w:rsidRDefault="00C50178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auto"/>
                <w:sz w:val="22"/>
                <w:szCs w:val="22"/>
                <w:rPrChange w:id="439" w:author="[Base-Legal]_CN" w:date="2026-10-05T09:20:00Z">
                  <w:rPr>
                    <w:rFonts w:ascii="Cambria" w:hAnsi="Cambria" w:cs="Arial"/>
                    <w:b/>
                    <w:bCs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hAnsi="Cambria" w:cs="Arial"/>
                <w:b/>
                <w:bCs/>
                <w:color w:val="auto"/>
                <w:sz w:val="22"/>
                <w:szCs w:val="22"/>
                <w:rPrChange w:id="440" w:author="[Base-Legal]_CN" w:date="2026-10-05T09:20:00Z">
                  <w:rPr>
                    <w:rFonts w:ascii="Cambria" w:hAnsi="Cambria" w:cs="Arial"/>
                    <w:b/>
                    <w:bCs/>
                    <w:color w:val="000000" w:themeColor="text1"/>
                    <w:sz w:val="22"/>
                    <w:szCs w:val="22"/>
                  </w:rPr>
                </w:rPrChange>
              </w:rPr>
              <w:t>ĐẠI DIỆN BÊN A</w:t>
            </w:r>
          </w:p>
          <w:p w14:paraId="70CA9B84" w14:textId="0C8E2350" w:rsidR="005813C1" w:rsidRPr="001F40FE" w:rsidRDefault="00336765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auto"/>
                <w:sz w:val="22"/>
                <w:szCs w:val="22"/>
                <w:rPrChange w:id="441" w:author="[Base-Legal]_CN" w:date="2026-10-05T09:20:00Z">
                  <w:rPr>
                    <w:rFonts w:ascii="Cambria" w:hAnsi="Cambria" w:cs="Arial"/>
                    <w:b/>
                    <w:bCs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hAnsi="Cambria" w:cs="Arial"/>
                <w:b/>
                <w:bCs/>
                <w:color w:val="auto"/>
                <w:sz w:val="22"/>
                <w:szCs w:val="22"/>
              </w:rPr>
              <w:t>GIÁM Đ</w:t>
            </w:r>
            <w:r w:rsidRPr="007612E8">
              <w:rPr>
                <w:rFonts w:ascii="Cambria" w:hAnsi="Cambria" w:cs="Arial"/>
                <w:b/>
                <w:bCs/>
                <w:color w:val="auto"/>
                <w:sz w:val="22"/>
                <w:szCs w:val="22"/>
              </w:rPr>
              <w:t>Ố</w:t>
            </w:r>
            <w:r w:rsidRPr="00734A96">
              <w:rPr>
                <w:rFonts w:ascii="Cambria" w:hAnsi="Cambria" w:cs="Arial"/>
                <w:b/>
                <w:bCs/>
                <w:color w:val="auto"/>
                <w:sz w:val="22"/>
                <w:szCs w:val="22"/>
              </w:rPr>
              <w:t>C</w:t>
            </w:r>
          </w:p>
          <w:p w14:paraId="19FDA46D" w14:textId="451FED45" w:rsidR="005813C1" w:rsidRPr="001F40FE" w:rsidRDefault="005813C1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auto"/>
                <w:sz w:val="22"/>
                <w:szCs w:val="22"/>
                <w:rPrChange w:id="442" w:author="[Base-Legal]_CN" w:date="2026-10-05T09:20:00Z">
                  <w:rPr>
                    <w:rFonts w:ascii="Cambria" w:hAnsi="Cambria" w:cs="Arial"/>
                    <w:b/>
                    <w:bCs/>
                    <w:color w:val="000000" w:themeColor="text1"/>
                    <w:sz w:val="22"/>
                    <w:szCs w:val="22"/>
                  </w:rPr>
                </w:rPrChange>
              </w:rPr>
            </w:pPr>
          </w:p>
          <w:p w14:paraId="74DE38E5" w14:textId="77777777" w:rsidR="00BF445F" w:rsidRPr="001F40FE" w:rsidRDefault="00BF445F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auto"/>
                <w:sz w:val="22"/>
                <w:szCs w:val="22"/>
                <w:rPrChange w:id="443" w:author="[Base-Legal]_CN" w:date="2026-10-05T09:20:00Z">
                  <w:rPr>
                    <w:rFonts w:ascii="Cambria" w:hAnsi="Cambria" w:cs="Arial"/>
                    <w:b/>
                    <w:bCs/>
                    <w:color w:val="000000" w:themeColor="text1"/>
                    <w:sz w:val="22"/>
                    <w:szCs w:val="22"/>
                  </w:rPr>
                </w:rPrChange>
              </w:rPr>
            </w:pPr>
          </w:p>
          <w:p w14:paraId="49CCD7D7" w14:textId="77777777" w:rsidR="005813C1" w:rsidRPr="001F40FE" w:rsidRDefault="005813C1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auto"/>
                <w:sz w:val="22"/>
                <w:szCs w:val="22"/>
                <w:rPrChange w:id="444" w:author="[Base-Legal]_CN" w:date="2026-10-05T09:20:00Z">
                  <w:rPr>
                    <w:rFonts w:ascii="Cambria" w:hAnsi="Cambria" w:cs="Arial"/>
                    <w:b/>
                    <w:bCs/>
                    <w:color w:val="000000" w:themeColor="text1"/>
                    <w:sz w:val="22"/>
                    <w:szCs w:val="22"/>
                  </w:rPr>
                </w:rPrChange>
              </w:rPr>
            </w:pPr>
          </w:p>
          <w:p w14:paraId="5AE8B386" w14:textId="38A0B963" w:rsidR="005813C1" w:rsidRPr="001F40FE" w:rsidRDefault="00336765" w:rsidP="007C01D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auto"/>
                <w:sz w:val="22"/>
                <w:szCs w:val="22"/>
                <w:rPrChange w:id="445" w:author="[Base-Legal]_CN" w:date="2026-10-05T09:20:00Z">
                  <w:rPr>
                    <w:rFonts w:ascii="Cambria" w:hAnsi="Cambria" w:cs="Arial"/>
                    <w:b/>
                    <w:bCs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hAnsi="Cambria" w:cs="Arial"/>
                <w:b/>
                <w:bCs/>
                <w:color w:val="auto"/>
                <w:sz w:val="22"/>
                <w:szCs w:val="22"/>
                <w:rPrChange w:id="446" w:author="[Base-Legal]_CN" w:date="2026-10-05T09:20:00Z">
                  <w:rPr>
                    <w:rFonts w:ascii="Cambria" w:hAnsi="Cambria" w:cs="Arial"/>
                    <w:b/>
                    <w:bCs/>
                    <w:color w:val="000000" w:themeColor="text1"/>
                    <w:sz w:val="22"/>
                    <w:szCs w:val="22"/>
                  </w:rPr>
                </w:rPrChange>
              </w:rPr>
              <w:t>NGUYỄN VŨ HOÀI ANH</w:t>
            </w:r>
          </w:p>
        </w:tc>
        <w:tc>
          <w:tcPr>
            <w:tcW w:w="4509" w:type="dxa"/>
          </w:tcPr>
          <w:p w14:paraId="41BBBD3A" w14:textId="77777777" w:rsidR="00BF445F" w:rsidRPr="001F40FE" w:rsidRDefault="00C50178" w:rsidP="00BF445F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auto"/>
                <w:sz w:val="22"/>
                <w:szCs w:val="22"/>
                <w:rPrChange w:id="447" w:author="[Base-Legal]_CN" w:date="2026-10-05T09:20:00Z">
                  <w:rPr>
                    <w:rFonts w:ascii="Cambria" w:hAnsi="Cambria" w:cs="Arial"/>
                    <w:b/>
                    <w:bCs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hAnsi="Cambria" w:cs="Arial"/>
                <w:b/>
                <w:bCs/>
                <w:color w:val="auto"/>
                <w:sz w:val="22"/>
                <w:szCs w:val="22"/>
                <w:rPrChange w:id="448" w:author="[Base-Legal]_CN" w:date="2026-10-05T09:20:00Z">
                  <w:rPr>
                    <w:rFonts w:ascii="Cambria" w:hAnsi="Cambria" w:cs="Arial"/>
                    <w:b/>
                    <w:bCs/>
                    <w:color w:val="000000" w:themeColor="text1"/>
                    <w:sz w:val="22"/>
                    <w:szCs w:val="22"/>
                  </w:rPr>
                </w:rPrChange>
              </w:rPr>
              <w:t>ĐẠI DIỆN BÊN B</w:t>
            </w:r>
          </w:p>
          <w:p w14:paraId="4C1FFEC0" w14:textId="3F56A68F" w:rsidR="00AC611E" w:rsidRPr="001F40FE" w:rsidRDefault="00B0554E" w:rsidP="00AC611E">
            <w:pPr>
              <w:widowControl/>
              <w:spacing w:before="0" w:after="120" w:line="276" w:lineRule="auto"/>
              <w:jc w:val="center"/>
              <w:rPr>
                <w:rFonts w:ascii="Cambria" w:eastAsia="Cambria" w:hAnsi="Cambria" w:cs="Cambria"/>
                <w:b/>
                <w:color w:val="auto"/>
                <w:sz w:val="22"/>
                <w:szCs w:val="22"/>
                <w:rPrChange w:id="449" w:author="[Base-Legal]_CN" w:date="2026-10-05T09:20:00Z">
                  <w:rPr>
                    <w:rFonts w:ascii="Cambria" w:eastAsia="Cambria" w:hAnsi="Cambria" w:cs="Cambria"/>
                    <w:b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Cambria" w:hAnsi="Cambria" w:cs="Cambria"/>
                <w:b/>
                <w:color w:val="auto"/>
                <w:sz w:val="22"/>
                <w:szCs w:val="22"/>
                <w:rPrChange w:id="450" w:author="[Base-Legal]_CN" w:date="2026-10-05T09:20:00Z">
                  <w:rPr>
                    <w:rFonts w:ascii="Cambria" w:eastAsia="Cambria" w:hAnsi="Cambria" w:cs="Cambria"/>
                    <w:b/>
                    <w:color w:val="000000" w:themeColor="text1"/>
                    <w:sz w:val="22"/>
                    <w:szCs w:val="22"/>
                  </w:rPr>
                </w:rPrChange>
              </w:rPr>
              <w:t>GIÁM ĐỐC CÔNG NGHỆ THÔNG TIN</w:t>
            </w:r>
          </w:p>
          <w:p w14:paraId="027CEB5D" w14:textId="77777777" w:rsidR="00AC611E" w:rsidRPr="001F40FE" w:rsidRDefault="00AC611E" w:rsidP="00AC611E">
            <w:pPr>
              <w:widowControl/>
              <w:spacing w:before="0" w:after="120" w:line="276" w:lineRule="auto"/>
              <w:jc w:val="left"/>
              <w:rPr>
                <w:rFonts w:ascii="Cambria" w:eastAsia="Cambria" w:hAnsi="Cambria" w:cs="Cambria"/>
                <w:color w:val="auto"/>
                <w:sz w:val="18"/>
                <w:szCs w:val="18"/>
                <w:rPrChange w:id="451" w:author="[Base-Legal]_CN" w:date="2026-10-05T09:20:00Z">
                  <w:rPr>
                    <w:rFonts w:ascii="Cambria" w:eastAsia="Cambria" w:hAnsi="Cambria" w:cs="Cambria"/>
                    <w:color w:val="000000" w:themeColor="text1"/>
                    <w:sz w:val="18"/>
                    <w:szCs w:val="18"/>
                  </w:rPr>
                </w:rPrChange>
              </w:rPr>
            </w:pPr>
            <w:r w:rsidRPr="001F40FE">
              <w:rPr>
                <w:rFonts w:ascii="Cambria" w:eastAsia="Cambria" w:hAnsi="Cambria" w:cs="Cambria"/>
                <w:color w:val="auto"/>
                <w:sz w:val="22"/>
                <w:szCs w:val="22"/>
                <w:rPrChange w:id="452" w:author="[Base-Legal]_CN" w:date="2026-10-05T09:20:00Z">
                  <w:rPr>
                    <w:rFonts w:ascii="Cambria" w:eastAsia="Cambria" w:hAnsi="Cambria" w:cs="Cambria"/>
                    <w:color w:val="000000" w:themeColor="text1"/>
                    <w:sz w:val="22"/>
                    <w:szCs w:val="22"/>
                  </w:rPr>
                </w:rPrChange>
              </w:rPr>
              <w:br/>
            </w:r>
          </w:p>
          <w:p w14:paraId="0D5DF993" w14:textId="77777777" w:rsidR="00AC611E" w:rsidRPr="001F40FE" w:rsidRDefault="00AC611E" w:rsidP="00AC611E">
            <w:pPr>
              <w:widowControl/>
              <w:spacing w:before="0" w:after="120" w:line="276" w:lineRule="auto"/>
              <w:jc w:val="left"/>
              <w:rPr>
                <w:rFonts w:ascii="Cambria" w:eastAsia="Cambria" w:hAnsi="Cambria" w:cs="Cambria"/>
                <w:color w:val="auto"/>
                <w:sz w:val="6"/>
                <w:szCs w:val="6"/>
                <w:rPrChange w:id="453" w:author="[Base-Legal]_CN" w:date="2026-10-05T09:20:00Z">
                  <w:rPr>
                    <w:rFonts w:ascii="Cambria" w:eastAsia="Cambria" w:hAnsi="Cambria" w:cs="Cambria"/>
                    <w:color w:val="000000" w:themeColor="text1"/>
                    <w:sz w:val="6"/>
                    <w:szCs w:val="6"/>
                  </w:rPr>
                </w:rPrChange>
              </w:rPr>
            </w:pPr>
          </w:p>
          <w:p w14:paraId="693C2503" w14:textId="77777777" w:rsidR="00AC611E" w:rsidRPr="001F40FE" w:rsidRDefault="00AC611E" w:rsidP="00AC611E">
            <w:pPr>
              <w:widowControl/>
              <w:spacing w:before="0" w:after="120" w:line="276" w:lineRule="auto"/>
              <w:jc w:val="left"/>
              <w:rPr>
                <w:rFonts w:ascii="Cambria" w:eastAsia="Cambria" w:hAnsi="Cambria" w:cs="Cambria"/>
                <w:color w:val="auto"/>
                <w:sz w:val="18"/>
                <w:szCs w:val="18"/>
                <w:rPrChange w:id="454" w:author="[Base-Legal]_CN" w:date="2026-10-05T09:20:00Z">
                  <w:rPr>
                    <w:rFonts w:ascii="Cambria" w:eastAsia="Cambria" w:hAnsi="Cambria" w:cs="Cambria"/>
                    <w:color w:val="000000" w:themeColor="text1"/>
                    <w:sz w:val="18"/>
                    <w:szCs w:val="18"/>
                  </w:rPr>
                </w:rPrChange>
              </w:rPr>
            </w:pPr>
          </w:p>
          <w:p w14:paraId="31B36129" w14:textId="0CB43A6C" w:rsidR="00C50178" w:rsidRPr="001F40FE" w:rsidRDefault="00B0554E" w:rsidP="00AC611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after="60" w:line="324" w:lineRule="auto"/>
              <w:jc w:val="center"/>
              <w:rPr>
                <w:rFonts w:ascii="Cambria" w:hAnsi="Cambria" w:cs="Arial"/>
                <w:b/>
                <w:bCs/>
                <w:color w:val="auto"/>
                <w:sz w:val="22"/>
                <w:szCs w:val="22"/>
                <w:rPrChange w:id="455" w:author="[Base-Legal]_CN" w:date="2026-10-05T09:20:00Z">
                  <w:rPr>
                    <w:rFonts w:ascii="Cambria" w:hAnsi="Cambria" w:cs="Arial"/>
                    <w:b/>
                    <w:bCs/>
                    <w:color w:val="000000" w:themeColor="text1"/>
                    <w:sz w:val="22"/>
                    <w:szCs w:val="22"/>
                  </w:rPr>
                </w:rPrChange>
              </w:rPr>
            </w:pPr>
            <w:r w:rsidRPr="001F40FE">
              <w:rPr>
                <w:rFonts w:ascii="Cambria" w:eastAsia="Cambria" w:hAnsi="Cambria" w:cs="Cambria"/>
                <w:b/>
                <w:color w:val="auto"/>
                <w:sz w:val="22"/>
                <w:szCs w:val="22"/>
                <w:rPrChange w:id="456" w:author="[Base-Legal]_CN" w:date="2026-10-05T09:20:00Z">
                  <w:rPr>
                    <w:rFonts w:ascii="Cambria" w:eastAsia="Cambria" w:hAnsi="Cambria" w:cs="Cambria"/>
                    <w:b/>
                    <w:color w:val="000000" w:themeColor="text1"/>
                    <w:sz w:val="22"/>
                    <w:szCs w:val="22"/>
                  </w:rPr>
                </w:rPrChange>
              </w:rPr>
              <w:t>PHẠM DUY HIỆP</w:t>
            </w:r>
          </w:p>
        </w:tc>
      </w:tr>
    </w:tbl>
    <w:p w14:paraId="1EC2AC3A" w14:textId="2D55DD8D" w:rsidR="00C45034" w:rsidRPr="001F40FE" w:rsidRDefault="00C45034" w:rsidP="007C01DA">
      <w:pPr>
        <w:spacing w:before="0" w:after="60" w:line="324" w:lineRule="auto"/>
        <w:rPr>
          <w:color w:val="auto"/>
          <w:rPrChange w:id="457" w:author="[Base-Legal]_CN" w:date="2026-10-05T09:20:00Z">
            <w:rPr>
              <w:color w:val="000000" w:themeColor="text1"/>
            </w:rPr>
          </w:rPrChange>
        </w:rPr>
      </w:pPr>
    </w:p>
    <w:sectPr w:rsidR="00C45034" w:rsidRPr="001F40FE" w:rsidSect="007C01DA">
      <w:footerReference w:type="default" r:id="rId11"/>
      <w:footerReference w:type="first" r:id="rId12"/>
      <w:pgSz w:w="11909" w:h="16834"/>
      <w:pgMar w:top="709" w:right="1199" w:bottom="1276" w:left="1530" w:header="0" w:footer="722" w:gutter="0"/>
      <w:pgNumType w:start="1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26" w:author="Legal HCM" w:date="2021-12-10T10:12:00Z" w:initials="CN">
    <w:p w14:paraId="31DBCB51" w14:textId="08B90C84" w:rsidR="00EE6652" w:rsidRPr="00EE6652" w:rsidRDefault="00EE6652">
      <w:pPr>
        <w:pStyle w:val="CommentText"/>
        <w:rPr>
          <w:rFonts w:ascii="Arial" w:hAnsi="Arial" w:cs="Arial"/>
        </w:rPr>
      </w:pPr>
      <w:r>
        <w:rPr>
          <w:rStyle w:val="CommentReference"/>
        </w:rPr>
        <w:annotationRef/>
      </w:r>
      <w:r>
        <w:rPr>
          <w:rFonts w:ascii="Arial" w:hAnsi="Arial" w:cs="Arial"/>
        </w:rPr>
        <w:t>Nếu ko có nội dung này =&gt; Xóa bỏ</w:t>
      </w:r>
    </w:p>
  </w:comment>
  <w:comment w:id="342" w:author="Legal HCM" w:date="2022-06-20T17:59:00Z" w:initials="CN">
    <w:p w14:paraId="515519C7" w14:textId="7F3016B6" w:rsidR="004748FA" w:rsidRPr="004748FA" w:rsidRDefault="004748FA">
      <w:pPr>
        <w:pStyle w:val="CommentText"/>
        <w:rPr>
          <w:rFonts w:ascii="Arial" w:hAnsi="Arial" w:cs="Arial"/>
        </w:rPr>
      </w:pPr>
      <w:r w:rsidRPr="004748FA">
        <w:rPr>
          <w:rStyle w:val="CommentReference"/>
          <w:rFonts w:ascii="Arial" w:hAnsi="Arial" w:cs="Arial"/>
        </w:rPr>
        <w:annotationRef/>
      </w:r>
      <w:r w:rsidRPr="004748FA">
        <w:rPr>
          <w:rFonts w:ascii="Arial" w:hAnsi="Arial" w:cs="Arial"/>
        </w:rPr>
        <w:t>Nếu KH yêu cầu xuất hóa đơn trước =&gt; Xóa bỏ</w:t>
      </w:r>
    </w:p>
  </w:comment>
  <w:comment w:id="347" w:author="Legal HCM" w:date="2022-04-21T11:17:00Z" w:initials="CN">
    <w:p w14:paraId="622D2034" w14:textId="6D0DD105" w:rsidR="001A04E9" w:rsidRPr="001A04E9" w:rsidRDefault="001A04E9">
      <w:pPr>
        <w:pStyle w:val="CommentText"/>
        <w:rPr>
          <w:rFonts w:ascii="Arial" w:hAnsi="Arial" w:cs="Arial"/>
        </w:rPr>
      </w:pPr>
      <w:r w:rsidRPr="001A04E9">
        <w:rPr>
          <w:rStyle w:val="CommentReference"/>
          <w:rFonts w:ascii="Arial" w:hAnsi="Arial" w:cs="Arial"/>
        </w:rPr>
        <w:annotationRef/>
      </w:r>
      <w:r w:rsidRPr="001A04E9">
        <w:rPr>
          <w:rFonts w:ascii="Arial" w:hAnsi="Arial" w:cs="Arial"/>
        </w:rPr>
        <w:t>Nếu KH thanh toán 1 lần =&gt; Xóa bỏ</w:t>
      </w:r>
    </w:p>
  </w:comment>
  <w:comment w:id="407" w:author="Cuong@base.vn" w:date="2025-11-26T09:47:00Z" w:initials="WU">
    <w:p w14:paraId="60E477B4" w14:textId="52B81A77" w:rsidR="00771BFF" w:rsidRDefault="00771BFF">
      <w:pPr>
        <w:pStyle w:val="CommentText"/>
      </w:pPr>
      <w:r>
        <w:rPr>
          <w:rStyle w:val="CommentReference"/>
        </w:rPr>
        <w:annotationRef/>
      </w:r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Nếu KH có yêu cầu xuất hóa đơn trước cần bỏ câu </w:t>
      </w:r>
      <w:proofErr w:type="gramStart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>“ Bên</w:t>
      </w:r>
      <w:proofErr w:type="gramEnd"/>
      <w:r>
        <w:rPr>
          <w:rFonts w:ascii="Segoe UI" w:hAnsi="Segoe UI" w:cs="Segoe UI"/>
          <w:color w:val="081B3A"/>
          <w:spacing w:val="3"/>
          <w:sz w:val="23"/>
          <w:szCs w:val="23"/>
          <w:shd w:val="clear" w:color="auto" w:fill="E5F1FF"/>
        </w:rPr>
        <w:t xml:space="preserve"> B mở hệ thống cho Bên A trong vòng 01 (một) ngày làm việc kể từ thời điểm nhận được thanh toán từ Bên A “ vì sẽ cần 2 bên ký BBNT thiết lập/nâng cấp/gia hạn hệ thống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1DBCB51" w15:done="0"/>
  <w15:commentEx w15:paraId="515519C7" w15:done="0"/>
  <w15:commentEx w15:paraId="622D2034" w15:done="0"/>
  <w15:commentEx w15:paraId="60E477B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55DA674" w16cex:dateUtc="2021-12-10T03:12:00Z"/>
  <w16cex:commentExtensible w16cex:durableId="2CD14B23" w16cex:dateUtc="2025-11-26T02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1DBCB51" w16cid:durableId="255DA674"/>
  <w16cid:commentId w16cid:paraId="515519C7" w16cid:durableId="265B33F8"/>
  <w16cid:commentId w16cid:paraId="622D2034" w16cid:durableId="260BBBE7"/>
  <w16cid:commentId w16cid:paraId="60E477B4" w16cid:durableId="2CD14B2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3C7395" w14:textId="77777777" w:rsidR="00D37900" w:rsidRDefault="00D37900">
      <w:pPr>
        <w:spacing w:before="0"/>
      </w:pPr>
      <w:r>
        <w:separator/>
      </w:r>
    </w:p>
  </w:endnote>
  <w:endnote w:type="continuationSeparator" w:id="0">
    <w:p w14:paraId="1FCA9FD3" w14:textId="77777777" w:rsidR="00D37900" w:rsidRDefault="00D37900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Arial">
    <w:altName w:val="Segoe Print"/>
    <w:charset w:val="00"/>
    <w:family w:val="swiss"/>
    <w:pitch w:val="variable"/>
    <w:sig w:usb0="00000007" w:usb1="00000000" w:usb2="00000000" w:usb3="00000000" w:csb0="00000013" w:csb1="00000000"/>
  </w:font>
  <w:font w:name=".VnArialH">
    <w:altName w:val="Calibri"/>
    <w:charset w:val="00"/>
    <w:family w:val="swiss"/>
    <w:pitch w:val="default"/>
    <w:sig w:usb0="00000000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Cambria" w:hAnsi="Cambria"/>
      </w:rPr>
      <w:id w:val="13030341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DA2679" w14:textId="25AF2C63" w:rsidR="00874F44" w:rsidRPr="000B0CAC" w:rsidRDefault="00874F44" w:rsidP="000B0CAC">
        <w:pPr>
          <w:pStyle w:val="Footer"/>
          <w:jc w:val="right"/>
          <w:rPr>
            <w:rFonts w:ascii="Cambria" w:hAnsi="Cambria"/>
          </w:rPr>
        </w:pPr>
        <w:r w:rsidRPr="000B0CAC">
          <w:rPr>
            <w:rFonts w:ascii="Cambria" w:hAnsi="Cambria"/>
          </w:rPr>
          <w:fldChar w:fldCharType="begin"/>
        </w:r>
        <w:r w:rsidRPr="000B0CAC">
          <w:rPr>
            <w:rFonts w:ascii="Cambria" w:hAnsi="Cambria"/>
          </w:rPr>
          <w:instrText xml:space="preserve"> PAGE   \* MERGEFORMAT </w:instrText>
        </w:r>
        <w:r w:rsidRPr="000B0CAC">
          <w:rPr>
            <w:rFonts w:ascii="Cambria" w:hAnsi="Cambria"/>
          </w:rPr>
          <w:fldChar w:fldCharType="separate"/>
        </w:r>
        <w:r>
          <w:rPr>
            <w:rFonts w:ascii="Cambria" w:hAnsi="Cambria"/>
            <w:noProof/>
          </w:rPr>
          <w:t>14</w:t>
        </w:r>
        <w:r w:rsidRPr="000B0CAC">
          <w:rPr>
            <w:rFonts w:ascii="Cambria" w:hAnsi="Cambria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44198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C24BC1" w14:textId="2254F218" w:rsidR="00874F44" w:rsidRPr="000B0CAC" w:rsidRDefault="00874F44" w:rsidP="000B0C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E621F4" w14:textId="77777777" w:rsidR="00D37900" w:rsidRDefault="00D37900">
      <w:pPr>
        <w:spacing w:before="0"/>
      </w:pPr>
      <w:r>
        <w:separator/>
      </w:r>
    </w:p>
  </w:footnote>
  <w:footnote w:type="continuationSeparator" w:id="0">
    <w:p w14:paraId="6E571A48" w14:textId="77777777" w:rsidR="00D37900" w:rsidRDefault="00D37900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C2738"/>
    <w:multiLevelType w:val="multilevel"/>
    <w:tmpl w:val="72602B3E"/>
    <w:lvl w:ilvl="0">
      <w:start w:val="1"/>
      <w:numFmt w:val="bullet"/>
      <w:lvlText w:val="-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751300"/>
    <w:multiLevelType w:val="hybridMultilevel"/>
    <w:tmpl w:val="4E822A62"/>
    <w:lvl w:ilvl="0" w:tplc="7E224498">
      <w:start w:val="1"/>
      <w:numFmt w:val="decimal"/>
      <w:lvlText w:val="10.%1."/>
      <w:lvlJc w:val="left"/>
      <w:pPr>
        <w:ind w:left="720" w:hanging="360"/>
      </w:pPr>
      <w:rPr>
        <w:rFonts w:ascii="Cambria" w:hAnsi="Cambria" w:hint="default"/>
        <w:sz w:val="22"/>
        <w:szCs w:val="2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90419"/>
    <w:multiLevelType w:val="multilevel"/>
    <w:tmpl w:val="85EC533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81427CD"/>
    <w:multiLevelType w:val="hybridMultilevel"/>
    <w:tmpl w:val="AD24C04A"/>
    <w:lvl w:ilvl="0" w:tplc="5B9A982C">
      <w:start w:val="1"/>
      <w:numFmt w:val="lowerRoman"/>
      <w:lvlText w:val="(%1)"/>
      <w:lvlJc w:val="left"/>
      <w:pPr>
        <w:ind w:left="1800" w:hanging="72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9A077BE"/>
    <w:multiLevelType w:val="hybridMultilevel"/>
    <w:tmpl w:val="11B83F2A"/>
    <w:lvl w:ilvl="0" w:tplc="98F6843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00412A"/>
    <w:multiLevelType w:val="hybridMultilevel"/>
    <w:tmpl w:val="FDF44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52729C"/>
    <w:multiLevelType w:val="hybridMultilevel"/>
    <w:tmpl w:val="2A28BD9A"/>
    <w:lvl w:ilvl="0" w:tplc="A9080DF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A8183D"/>
    <w:multiLevelType w:val="hybridMultilevel"/>
    <w:tmpl w:val="362A3FDE"/>
    <w:lvl w:ilvl="0" w:tplc="ED7682A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34262B"/>
    <w:multiLevelType w:val="multilevel"/>
    <w:tmpl w:val="CEB697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9" w15:restartNumberingAfterBreak="0">
    <w:nsid w:val="0E3F3F6A"/>
    <w:multiLevelType w:val="multilevel"/>
    <w:tmpl w:val="27BA583E"/>
    <w:lvl w:ilvl="0">
      <w:start w:val="10"/>
      <w:numFmt w:val="decimal"/>
      <w:lvlText w:val="%1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8" w:hanging="408"/>
      </w:pPr>
      <w:rPr>
        <w:rFonts w:ascii="Cambria" w:hAnsi="Cambria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0EC7093F"/>
    <w:multiLevelType w:val="multilevel"/>
    <w:tmpl w:val="C3ECCA3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1" w15:restartNumberingAfterBreak="0">
    <w:nsid w:val="0FEC020C"/>
    <w:multiLevelType w:val="multilevel"/>
    <w:tmpl w:val="552AC278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7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2" w15:restartNumberingAfterBreak="0">
    <w:nsid w:val="12020D45"/>
    <w:multiLevelType w:val="multilevel"/>
    <w:tmpl w:val="9ACC081C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3" w15:restartNumberingAfterBreak="0">
    <w:nsid w:val="1D2844F2"/>
    <w:multiLevelType w:val="hybridMultilevel"/>
    <w:tmpl w:val="C8784802"/>
    <w:lvl w:ilvl="0" w:tplc="BC34C2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BA2388"/>
    <w:multiLevelType w:val="multilevel"/>
    <w:tmpl w:val="AE66ECB2"/>
    <w:lvl w:ilvl="0">
      <w:start w:val="1"/>
      <w:numFmt w:val="bullet"/>
      <w:lvlText w:val="-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EA855D3"/>
    <w:multiLevelType w:val="multilevel"/>
    <w:tmpl w:val="9A100686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</w:rPr>
    </w:lvl>
  </w:abstractNum>
  <w:abstractNum w:abstractNumId="16" w15:restartNumberingAfterBreak="0">
    <w:nsid w:val="20E05D48"/>
    <w:multiLevelType w:val="multilevel"/>
    <w:tmpl w:val="B4D2785C"/>
    <w:lvl w:ilvl="0">
      <w:start w:val="1"/>
      <w:numFmt w:val="bullet"/>
      <w:lvlText w:val="-"/>
      <w:lvlJc w:val="left"/>
      <w:pPr>
        <w:ind w:left="36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21061C99"/>
    <w:multiLevelType w:val="multilevel"/>
    <w:tmpl w:val="523C4512"/>
    <w:lvl w:ilvl="0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234E1CD9"/>
    <w:multiLevelType w:val="multilevel"/>
    <w:tmpl w:val="A98AAE8C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</w:rPr>
    </w:lvl>
  </w:abstractNum>
  <w:abstractNum w:abstractNumId="19" w15:restartNumberingAfterBreak="0">
    <w:nsid w:val="245E5F06"/>
    <w:multiLevelType w:val="hybridMultilevel"/>
    <w:tmpl w:val="2A52125E"/>
    <w:lvl w:ilvl="0" w:tplc="A1B05C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872067"/>
    <w:multiLevelType w:val="hybridMultilevel"/>
    <w:tmpl w:val="964C6EA0"/>
    <w:lvl w:ilvl="0" w:tplc="6FEC0DBE">
      <w:start w:val="1"/>
      <w:numFmt w:val="lowerRoman"/>
      <w:lvlText w:val="(%1)"/>
      <w:lvlJc w:val="left"/>
      <w:pPr>
        <w:ind w:left="720" w:hanging="360"/>
      </w:pPr>
      <w:rPr>
        <w:rFonts w:ascii="Cambria" w:eastAsia="Cambria" w:hAnsi="Cambria" w:cs="Cambr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A82060"/>
    <w:multiLevelType w:val="hybridMultilevel"/>
    <w:tmpl w:val="C48E393C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BA2196C"/>
    <w:multiLevelType w:val="multilevel"/>
    <w:tmpl w:val="D86AF6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2BF46D04"/>
    <w:multiLevelType w:val="hybridMultilevel"/>
    <w:tmpl w:val="DFFEC546"/>
    <w:lvl w:ilvl="0" w:tplc="042A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24" w15:restartNumberingAfterBreak="0">
    <w:nsid w:val="2F615B6A"/>
    <w:multiLevelType w:val="multilevel"/>
    <w:tmpl w:val="97DAEC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302D6573"/>
    <w:multiLevelType w:val="hybridMultilevel"/>
    <w:tmpl w:val="D8F4A0C4"/>
    <w:lvl w:ilvl="0" w:tplc="E2B8691A">
      <w:start w:val="10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A9080DFA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1D45F92"/>
    <w:multiLevelType w:val="multilevel"/>
    <w:tmpl w:val="832243B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32510114"/>
    <w:multiLevelType w:val="hybridMultilevel"/>
    <w:tmpl w:val="AD24C04A"/>
    <w:lvl w:ilvl="0" w:tplc="5B9A982C">
      <w:start w:val="1"/>
      <w:numFmt w:val="lowerRoman"/>
      <w:lvlText w:val="(%1)"/>
      <w:lvlJc w:val="left"/>
      <w:pPr>
        <w:ind w:left="1800" w:hanging="72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32617AE7"/>
    <w:multiLevelType w:val="multilevel"/>
    <w:tmpl w:val="BEB6E2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33D40BD5"/>
    <w:multiLevelType w:val="hybridMultilevel"/>
    <w:tmpl w:val="5EAA2ED2"/>
    <w:lvl w:ilvl="0" w:tplc="94808EA2">
      <w:start w:val="10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4015AC5"/>
    <w:multiLevelType w:val="hybridMultilevel"/>
    <w:tmpl w:val="22F466E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414328D"/>
    <w:multiLevelType w:val="hybridMultilevel"/>
    <w:tmpl w:val="033ED102"/>
    <w:lvl w:ilvl="0" w:tplc="98F6843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69B0B36"/>
    <w:multiLevelType w:val="multilevel"/>
    <w:tmpl w:val="9B104F2A"/>
    <w:lvl w:ilvl="0">
      <w:start w:val="4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720" w:hanging="72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080" w:hanging="108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33" w15:restartNumberingAfterBreak="0">
    <w:nsid w:val="38793432"/>
    <w:multiLevelType w:val="hybridMultilevel"/>
    <w:tmpl w:val="575238EC"/>
    <w:lvl w:ilvl="0" w:tplc="E0FA95EC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A22652C"/>
    <w:multiLevelType w:val="multilevel"/>
    <w:tmpl w:val="2B2C7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3B796418"/>
    <w:multiLevelType w:val="multilevel"/>
    <w:tmpl w:val="8054815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6" w15:restartNumberingAfterBreak="0">
    <w:nsid w:val="3CEB47DD"/>
    <w:multiLevelType w:val="hybridMultilevel"/>
    <w:tmpl w:val="088E7E52"/>
    <w:lvl w:ilvl="0" w:tplc="BC20A26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3E7F5E20"/>
    <w:multiLevelType w:val="hybridMultilevel"/>
    <w:tmpl w:val="7CD8FB90"/>
    <w:lvl w:ilvl="0" w:tplc="365CEB38">
      <w:start w:val="10"/>
      <w:numFmt w:val="decimal"/>
      <w:lvlText w:val="3.%1"/>
      <w:lvlJc w:val="left"/>
      <w:pPr>
        <w:ind w:left="144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B725DD"/>
    <w:multiLevelType w:val="hybridMultilevel"/>
    <w:tmpl w:val="BD5296A4"/>
    <w:lvl w:ilvl="0" w:tplc="A9080DFA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A9080DFA">
      <w:start w:val="1"/>
      <w:numFmt w:val="decimal"/>
      <w:lvlText w:val="3.%2"/>
      <w:lvlJc w:val="left"/>
      <w:pPr>
        <w:ind w:left="1440" w:hanging="360"/>
      </w:pPr>
      <w:rPr>
        <w:rFonts w:hint="default"/>
      </w:r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F0D1E83"/>
    <w:multiLevelType w:val="multilevel"/>
    <w:tmpl w:val="D50CD584"/>
    <w:lvl w:ilvl="0">
      <w:start w:val="1"/>
      <w:numFmt w:val="lowerLetter"/>
      <w:lvlText w:val="%1.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 w:hint="default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 w:hint="default"/>
      </w:rPr>
    </w:lvl>
  </w:abstractNum>
  <w:abstractNum w:abstractNumId="40" w15:restartNumberingAfterBreak="0">
    <w:nsid w:val="41174AA8"/>
    <w:multiLevelType w:val="multilevel"/>
    <w:tmpl w:val="BDEEF634"/>
    <w:lvl w:ilvl="0">
      <w:start w:val="1"/>
      <w:numFmt w:val="decimal"/>
      <w:lvlText w:val="8.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2561DA4"/>
    <w:multiLevelType w:val="multilevel"/>
    <w:tmpl w:val="E1A0720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42AF056C"/>
    <w:multiLevelType w:val="hybridMultilevel"/>
    <w:tmpl w:val="815E6FAA"/>
    <w:lvl w:ilvl="0" w:tplc="98F68432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6074986"/>
    <w:multiLevelType w:val="multilevel"/>
    <w:tmpl w:val="460749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EF6DA3"/>
    <w:multiLevelType w:val="multilevel"/>
    <w:tmpl w:val="B31CCE4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5" w15:restartNumberingAfterBreak="0">
    <w:nsid w:val="483309C8"/>
    <w:multiLevelType w:val="multilevel"/>
    <w:tmpl w:val="9D180D1E"/>
    <w:lvl w:ilvl="0">
      <w:start w:val="1"/>
      <w:numFmt w:val="lowerRoman"/>
      <w:lvlText w:val="(%1)"/>
      <w:lvlJc w:val="left"/>
      <w:pPr>
        <w:ind w:left="2154" w:hanging="720"/>
      </w:pPr>
    </w:lvl>
    <w:lvl w:ilvl="1">
      <w:start w:val="1"/>
      <w:numFmt w:val="lowerLetter"/>
      <w:lvlText w:val="%2."/>
      <w:lvlJc w:val="left"/>
      <w:pPr>
        <w:ind w:left="2514" w:hanging="360"/>
      </w:pPr>
    </w:lvl>
    <w:lvl w:ilvl="2">
      <w:start w:val="1"/>
      <w:numFmt w:val="lowerRoman"/>
      <w:lvlText w:val="%3."/>
      <w:lvlJc w:val="right"/>
      <w:pPr>
        <w:ind w:left="3234" w:hanging="180"/>
      </w:pPr>
    </w:lvl>
    <w:lvl w:ilvl="3">
      <w:start w:val="1"/>
      <w:numFmt w:val="decimal"/>
      <w:lvlText w:val="%4."/>
      <w:lvlJc w:val="left"/>
      <w:pPr>
        <w:ind w:left="3954" w:hanging="360"/>
      </w:pPr>
    </w:lvl>
    <w:lvl w:ilvl="4">
      <w:start w:val="1"/>
      <w:numFmt w:val="lowerLetter"/>
      <w:lvlText w:val="%5."/>
      <w:lvlJc w:val="left"/>
      <w:pPr>
        <w:ind w:left="4674" w:hanging="360"/>
      </w:pPr>
    </w:lvl>
    <w:lvl w:ilvl="5">
      <w:start w:val="1"/>
      <w:numFmt w:val="lowerRoman"/>
      <w:lvlText w:val="%6."/>
      <w:lvlJc w:val="right"/>
      <w:pPr>
        <w:ind w:left="5394" w:hanging="180"/>
      </w:pPr>
    </w:lvl>
    <w:lvl w:ilvl="6">
      <w:start w:val="1"/>
      <w:numFmt w:val="decimal"/>
      <w:lvlText w:val="%7."/>
      <w:lvlJc w:val="left"/>
      <w:pPr>
        <w:ind w:left="6114" w:hanging="360"/>
      </w:pPr>
    </w:lvl>
    <w:lvl w:ilvl="7">
      <w:start w:val="1"/>
      <w:numFmt w:val="lowerLetter"/>
      <w:lvlText w:val="%8."/>
      <w:lvlJc w:val="left"/>
      <w:pPr>
        <w:ind w:left="6834" w:hanging="360"/>
      </w:pPr>
    </w:lvl>
    <w:lvl w:ilvl="8">
      <w:start w:val="1"/>
      <w:numFmt w:val="lowerRoman"/>
      <w:lvlText w:val="%9."/>
      <w:lvlJc w:val="right"/>
      <w:pPr>
        <w:ind w:left="7554" w:hanging="180"/>
      </w:pPr>
    </w:lvl>
  </w:abstractNum>
  <w:abstractNum w:abstractNumId="46" w15:restartNumberingAfterBreak="0">
    <w:nsid w:val="4A2A63E7"/>
    <w:multiLevelType w:val="hybridMultilevel"/>
    <w:tmpl w:val="E5127E4A"/>
    <w:lvl w:ilvl="0" w:tplc="48E62082">
      <w:start w:val="1"/>
      <w:numFmt w:val="decimal"/>
      <w:lvlText w:val="13.%1."/>
      <w:lvlJc w:val="left"/>
      <w:pPr>
        <w:ind w:left="720" w:hanging="360"/>
      </w:pPr>
      <w:rPr>
        <w:rFonts w:hint="default"/>
        <w:b w:val="0"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A9F7FE3"/>
    <w:multiLevelType w:val="multilevel"/>
    <w:tmpl w:val="5A0E47EC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8" w15:restartNumberingAfterBreak="0">
    <w:nsid w:val="4E0561C5"/>
    <w:multiLevelType w:val="multilevel"/>
    <w:tmpl w:val="FEA837E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9" w15:restartNumberingAfterBreak="0">
    <w:nsid w:val="4EA56616"/>
    <w:multiLevelType w:val="multilevel"/>
    <w:tmpl w:val="67106C1E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50" w15:restartNumberingAfterBreak="0">
    <w:nsid w:val="4F681985"/>
    <w:multiLevelType w:val="multilevel"/>
    <w:tmpl w:val="83F85B5C"/>
    <w:lvl w:ilvl="0">
      <w:start w:val="1"/>
      <w:numFmt w:val="bullet"/>
      <w:lvlText w:val="-"/>
      <w:lvlJc w:val="left"/>
      <w:pPr>
        <w:ind w:left="648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368" w:hanging="359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088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08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528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248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4968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688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08" w:hanging="360"/>
      </w:pPr>
      <w:rPr>
        <w:rFonts w:ascii="Arial" w:eastAsia="Arial" w:hAnsi="Arial" w:cs="Arial"/>
      </w:rPr>
    </w:lvl>
  </w:abstractNum>
  <w:abstractNum w:abstractNumId="51" w15:restartNumberingAfterBreak="0">
    <w:nsid w:val="5142052E"/>
    <w:multiLevelType w:val="hybridMultilevel"/>
    <w:tmpl w:val="D280EF32"/>
    <w:lvl w:ilvl="0" w:tplc="670493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1E86500"/>
    <w:multiLevelType w:val="hybridMultilevel"/>
    <w:tmpl w:val="D280EF32"/>
    <w:lvl w:ilvl="0" w:tplc="670493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3BC263B"/>
    <w:multiLevelType w:val="hybridMultilevel"/>
    <w:tmpl w:val="C70CC614"/>
    <w:lvl w:ilvl="0" w:tplc="042A0001">
      <w:start w:val="1"/>
      <w:numFmt w:val="bullet"/>
      <w:lvlText w:val=""/>
      <w:lvlJc w:val="left"/>
      <w:pPr>
        <w:ind w:left="2028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74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46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18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</w:abstractNum>
  <w:abstractNum w:abstractNumId="54" w15:restartNumberingAfterBreak="0">
    <w:nsid w:val="551F5BAA"/>
    <w:multiLevelType w:val="hybridMultilevel"/>
    <w:tmpl w:val="1430D4DE"/>
    <w:lvl w:ilvl="0" w:tplc="E59083F6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20" w:hanging="360"/>
      </w:pPr>
    </w:lvl>
    <w:lvl w:ilvl="2" w:tplc="042A001B" w:tentative="1">
      <w:start w:val="1"/>
      <w:numFmt w:val="lowerRoman"/>
      <w:lvlText w:val="%3."/>
      <w:lvlJc w:val="right"/>
      <w:pPr>
        <w:ind w:left="2340" w:hanging="180"/>
      </w:pPr>
    </w:lvl>
    <w:lvl w:ilvl="3" w:tplc="042A000F" w:tentative="1">
      <w:start w:val="1"/>
      <w:numFmt w:val="decimal"/>
      <w:lvlText w:val="%4."/>
      <w:lvlJc w:val="left"/>
      <w:pPr>
        <w:ind w:left="3060" w:hanging="360"/>
      </w:pPr>
    </w:lvl>
    <w:lvl w:ilvl="4" w:tplc="042A0019" w:tentative="1">
      <w:start w:val="1"/>
      <w:numFmt w:val="lowerLetter"/>
      <w:lvlText w:val="%5."/>
      <w:lvlJc w:val="left"/>
      <w:pPr>
        <w:ind w:left="3780" w:hanging="360"/>
      </w:pPr>
    </w:lvl>
    <w:lvl w:ilvl="5" w:tplc="042A001B" w:tentative="1">
      <w:start w:val="1"/>
      <w:numFmt w:val="lowerRoman"/>
      <w:lvlText w:val="%6."/>
      <w:lvlJc w:val="right"/>
      <w:pPr>
        <w:ind w:left="4500" w:hanging="180"/>
      </w:pPr>
    </w:lvl>
    <w:lvl w:ilvl="6" w:tplc="042A000F" w:tentative="1">
      <w:start w:val="1"/>
      <w:numFmt w:val="decimal"/>
      <w:lvlText w:val="%7."/>
      <w:lvlJc w:val="left"/>
      <w:pPr>
        <w:ind w:left="5220" w:hanging="360"/>
      </w:pPr>
    </w:lvl>
    <w:lvl w:ilvl="7" w:tplc="042A0019" w:tentative="1">
      <w:start w:val="1"/>
      <w:numFmt w:val="lowerLetter"/>
      <w:lvlText w:val="%8."/>
      <w:lvlJc w:val="left"/>
      <w:pPr>
        <w:ind w:left="5940" w:hanging="360"/>
      </w:pPr>
    </w:lvl>
    <w:lvl w:ilvl="8" w:tplc="042A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5" w15:restartNumberingAfterBreak="0">
    <w:nsid w:val="57F05FE9"/>
    <w:multiLevelType w:val="multilevel"/>
    <w:tmpl w:val="7276B412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56" w15:restartNumberingAfterBreak="0">
    <w:nsid w:val="59805F52"/>
    <w:multiLevelType w:val="hybridMultilevel"/>
    <w:tmpl w:val="964C6EA0"/>
    <w:lvl w:ilvl="0" w:tplc="6FEC0DBE">
      <w:start w:val="1"/>
      <w:numFmt w:val="lowerRoman"/>
      <w:lvlText w:val="(%1)"/>
      <w:lvlJc w:val="left"/>
      <w:pPr>
        <w:ind w:left="720" w:hanging="360"/>
      </w:pPr>
      <w:rPr>
        <w:rFonts w:ascii="Cambria" w:eastAsia="Cambria" w:hAnsi="Cambria" w:cs="Cambr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FF0557"/>
    <w:multiLevelType w:val="multilevel"/>
    <w:tmpl w:val="244CC604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Arial" w:eastAsia="Arial" w:hAnsi="Arial" w:cs="Arial"/>
      </w:rPr>
    </w:lvl>
  </w:abstractNum>
  <w:abstractNum w:abstractNumId="58" w15:restartNumberingAfterBreak="0">
    <w:nsid w:val="5CD36362"/>
    <w:multiLevelType w:val="multilevel"/>
    <w:tmpl w:val="94B09D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9" w15:restartNumberingAfterBreak="0">
    <w:nsid w:val="5F86734C"/>
    <w:multiLevelType w:val="hybridMultilevel"/>
    <w:tmpl w:val="ECF27E22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0" w15:restartNumberingAfterBreak="0">
    <w:nsid w:val="602E1898"/>
    <w:multiLevelType w:val="multilevel"/>
    <w:tmpl w:val="4F7CCA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61" w15:restartNumberingAfterBreak="0">
    <w:nsid w:val="60881DCC"/>
    <w:multiLevelType w:val="hybridMultilevel"/>
    <w:tmpl w:val="B2CCCB8C"/>
    <w:lvl w:ilvl="0" w:tplc="87404260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1CB0580"/>
    <w:multiLevelType w:val="multilevel"/>
    <w:tmpl w:val="474EE8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3" w15:restartNumberingAfterBreak="0">
    <w:nsid w:val="63755AD1"/>
    <w:multiLevelType w:val="multilevel"/>
    <w:tmpl w:val="AF282E9C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4" w15:restartNumberingAfterBreak="0">
    <w:nsid w:val="661629EE"/>
    <w:multiLevelType w:val="multilevel"/>
    <w:tmpl w:val="6F081DFC"/>
    <w:lvl w:ilvl="0">
      <w:start w:val="1"/>
      <w:numFmt w:val="bullet"/>
      <w:lvlText w:val="●"/>
      <w:lvlJc w:val="left"/>
      <w:pPr>
        <w:ind w:left="12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6641267A"/>
    <w:multiLevelType w:val="hybridMultilevel"/>
    <w:tmpl w:val="7B2A6B60"/>
    <w:lvl w:ilvl="0" w:tplc="BC34C2B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9B8740C"/>
    <w:multiLevelType w:val="hybridMultilevel"/>
    <w:tmpl w:val="4A9CD136"/>
    <w:lvl w:ilvl="0" w:tplc="84B457C6">
      <w:start w:val="1"/>
      <w:numFmt w:val="decimal"/>
      <w:lvlText w:val="13.%1.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C3F03C1"/>
    <w:multiLevelType w:val="hybridMultilevel"/>
    <w:tmpl w:val="89F27E62"/>
    <w:lvl w:ilvl="0" w:tplc="042A000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EB73F30"/>
    <w:multiLevelType w:val="multilevel"/>
    <w:tmpl w:val="9FCE118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69" w15:restartNumberingAfterBreak="0">
    <w:nsid w:val="74A51FD2"/>
    <w:multiLevelType w:val="hybridMultilevel"/>
    <w:tmpl w:val="CC28CE32"/>
    <w:lvl w:ilvl="0" w:tplc="0409000F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50B00B5"/>
    <w:multiLevelType w:val="hybridMultilevel"/>
    <w:tmpl w:val="5010DC98"/>
    <w:lvl w:ilvl="0" w:tplc="A6C2EA32">
      <w:start w:val="1"/>
      <w:numFmt w:val="decimal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54F19D4"/>
    <w:multiLevelType w:val="hybridMultilevel"/>
    <w:tmpl w:val="32D6BE30"/>
    <w:lvl w:ilvl="0" w:tplc="A5F676B2">
      <w:start w:val="1"/>
      <w:numFmt w:val="decimal"/>
      <w:lvlText w:val="9.%1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5FA5BC7"/>
    <w:multiLevelType w:val="multilevel"/>
    <w:tmpl w:val="322AFF3E"/>
    <w:lvl w:ilvl="0">
      <w:start w:val="5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520" w:hanging="1080"/>
      </w:pPr>
    </w:lvl>
    <w:lvl w:ilvl="5">
      <w:start w:val="1"/>
      <w:numFmt w:val="decimal"/>
      <w:lvlText w:val="%1.%2.%3.%4.%5.%6."/>
      <w:lvlJc w:val="left"/>
      <w:pPr>
        <w:ind w:left="3240" w:hanging="1440"/>
      </w:pPr>
    </w:lvl>
    <w:lvl w:ilvl="6">
      <w:start w:val="1"/>
      <w:numFmt w:val="decimal"/>
      <w:lvlText w:val="%1.%2.%3.%4.%5.%6.%7."/>
      <w:lvlJc w:val="left"/>
      <w:pPr>
        <w:ind w:left="3600" w:hanging="1440"/>
      </w:pPr>
    </w:lvl>
    <w:lvl w:ilvl="7">
      <w:start w:val="1"/>
      <w:numFmt w:val="decimal"/>
      <w:lvlText w:val="%1.%2.%3.%4.%5.%6.%7.%8."/>
      <w:lvlJc w:val="left"/>
      <w:pPr>
        <w:ind w:left="4320" w:hanging="1800"/>
      </w:pPr>
    </w:lvl>
    <w:lvl w:ilvl="8">
      <w:start w:val="1"/>
      <w:numFmt w:val="decimal"/>
      <w:lvlText w:val="%1.%2.%3.%4.%5.%6.%7.%8.%9."/>
      <w:lvlJc w:val="left"/>
      <w:pPr>
        <w:ind w:left="4680" w:hanging="1800"/>
      </w:pPr>
    </w:lvl>
  </w:abstractNum>
  <w:abstractNum w:abstractNumId="73" w15:restartNumberingAfterBreak="0">
    <w:nsid w:val="79DB0D45"/>
    <w:multiLevelType w:val="multilevel"/>
    <w:tmpl w:val="9D180D1E"/>
    <w:lvl w:ilvl="0">
      <w:start w:val="1"/>
      <w:numFmt w:val="lowerRoman"/>
      <w:lvlText w:val="(%1)"/>
      <w:lvlJc w:val="left"/>
      <w:pPr>
        <w:ind w:left="2154" w:hanging="720"/>
      </w:pPr>
    </w:lvl>
    <w:lvl w:ilvl="1">
      <w:start w:val="1"/>
      <w:numFmt w:val="lowerLetter"/>
      <w:lvlText w:val="%2."/>
      <w:lvlJc w:val="left"/>
      <w:pPr>
        <w:ind w:left="2514" w:hanging="360"/>
      </w:pPr>
    </w:lvl>
    <w:lvl w:ilvl="2">
      <w:start w:val="1"/>
      <w:numFmt w:val="lowerRoman"/>
      <w:lvlText w:val="%3."/>
      <w:lvlJc w:val="right"/>
      <w:pPr>
        <w:ind w:left="3234" w:hanging="180"/>
      </w:pPr>
    </w:lvl>
    <w:lvl w:ilvl="3">
      <w:start w:val="1"/>
      <w:numFmt w:val="decimal"/>
      <w:lvlText w:val="%4."/>
      <w:lvlJc w:val="left"/>
      <w:pPr>
        <w:ind w:left="3954" w:hanging="360"/>
      </w:pPr>
    </w:lvl>
    <w:lvl w:ilvl="4">
      <w:start w:val="1"/>
      <w:numFmt w:val="lowerLetter"/>
      <w:lvlText w:val="%5."/>
      <w:lvlJc w:val="left"/>
      <w:pPr>
        <w:ind w:left="4674" w:hanging="360"/>
      </w:pPr>
    </w:lvl>
    <w:lvl w:ilvl="5">
      <w:start w:val="1"/>
      <w:numFmt w:val="lowerRoman"/>
      <w:lvlText w:val="%6."/>
      <w:lvlJc w:val="right"/>
      <w:pPr>
        <w:ind w:left="5394" w:hanging="180"/>
      </w:pPr>
    </w:lvl>
    <w:lvl w:ilvl="6">
      <w:start w:val="1"/>
      <w:numFmt w:val="decimal"/>
      <w:lvlText w:val="%7."/>
      <w:lvlJc w:val="left"/>
      <w:pPr>
        <w:ind w:left="6114" w:hanging="360"/>
      </w:pPr>
    </w:lvl>
    <w:lvl w:ilvl="7">
      <w:start w:val="1"/>
      <w:numFmt w:val="lowerLetter"/>
      <w:lvlText w:val="%8."/>
      <w:lvlJc w:val="left"/>
      <w:pPr>
        <w:ind w:left="6834" w:hanging="360"/>
      </w:pPr>
    </w:lvl>
    <w:lvl w:ilvl="8">
      <w:start w:val="1"/>
      <w:numFmt w:val="lowerRoman"/>
      <w:lvlText w:val="%9."/>
      <w:lvlJc w:val="right"/>
      <w:pPr>
        <w:ind w:left="7554" w:hanging="180"/>
      </w:pPr>
    </w:lvl>
  </w:abstractNum>
  <w:abstractNum w:abstractNumId="74" w15:restartNumberingAfterBreak="0">
    <w:nsid w:val="7ACB1CC1"/>
    <w:multiLevelType w:val="hybridMultilevel"/>
    <w:tmpl w:val="D72E843E"/>
    <w:lvl w:ilvl="0" w:tplc="E4FC44C2">
      <w:start w:val="1"/>
      <w:numFmt w:val="decimal"/>
      <w:lvlText w:val="ĐIỀU %1."/>
      <w:lvlJc w:val="left"/>
      <w:pPr>
        <w:ind w:left="62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BD734DD"/>
    <w:multiLevelType w:val="hybridMultilevel"/>
    <w:tmpl w:val="0E8A0D46"/>
    <w:lvl w:ilvl="0" w:tplc="AD702696">
      <w:start w:val="1"/>
      <w:numFmt w:val="decimal"/>
      <w:lvlText w:val="%1."/>
      <w:lvlJc w:val="left"/>
      <w:pPr>
        <w:ind w:left="947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67" w:hanging="360"/>
      </w:pPr>
    </w:lvl>
    <w:lvl w:ilvl="2" w:tplc="0409001B" w:tentative="1">
      <w:start w:val="1"/>
      <w:numFmt w:val="lowerRoman"/>
      <w:lvlText w:val="%3."/>
      <w:lvlJc w:val="right"/>
      <w:pPr>
        <w:ind w:left="2387" w:hanging="180"/>
      </w:pPr>
    </w:lvl>
    <w:lvl w:ilvl="3" w:tplc="0409000F" w:tentative="1">
      <w:start w:val="1"/>
      <w:numFmt w:val="decimal"/>
      <w:lvlText w:val="%4."/>
      <w:lvlJc w:val="left"/>
      <w:pPr>
        <w:ind w:left="3107" w:hanging="360"/>
      </w:pPr>
    </w:lvl>
    <w:lvl w:ilvl="4" w:tplc="04090019" w:tentative="1">
      <w:start w:val="1"/>
      <w:numFmt w:val="lowerLetter"/>
      <w:lvlText w:val="%5."/>
      <w:lvlJc w:val="left"/>
      <w:pPr>
        <w:ind w:left="3827" w:hanging="360"/>
      </w:pPr>
    </w:lvl>
    <w:lvl w:ilvl="5" w:tplc="0409001B" w:tentative="1">
      <w:start w:val="1"/>
      <w:numFmt w:val="lowerRoman"/>
      <w:lvlText w:val="%6."/>
      <w:lvlJc w:val="right"/>
      <w:pPr>
        <w:ind w:left="4547" w:hanging="180"/>
      </w:pPr>
    </w:lvl>
    <w:lvl w:ilvl="6" w:tplc="0409000F" w:tentative="1">
      <w:start w:val="1"/>
      <w:numFmt w:val="decimal"/>
      <w:lvlText w:val="%7."/>
      <w:lvlJc w:val="left"/>
      <w:pPr>
        <w:ind w:left="5267" w:hanging="360"/>
      </w:pPr>
    </w:lvl>
    <w:lvl w:ilvl="7" w:tplc="04090019" w:tentative="1">
      <w:start w:val="1"/>
      <w:numFmt w:val="lowerLetter"/>
      <w:lvlText w:val="%8."/>
      <w:lvlJc w:val="left"/>
      <w:pPr>
        <w:ind w:left="5987" w:hanging="360"/>
      </w:pPr>
    </w:lvl>
    <w:lvl w:ilvl="8" w:tplc="0409001B" w:tentative="1">
      <w:start w:val="1"/>
      <w:numFmt w:val="lowerRoman"/>
      <w:lvlText w:val="%9."/>
      <w:lvlJc w:val="right"/>
      <w:pPr>
        <w:ind w:left="6707" w:hanging="180"/>
      </w:pPr>
    </w:lvl>
  </w:abstractNum>
  <w:abstractNum w:abstractNumId="76" w15:restartNumberingAfterBreak="0">
    <w:nsid w:val="7DC54479"/>
    <w:multiLevelType w:val="hybridMultilevel"/>
    <w:tmpl w:val="2B4A43B2"/>
    <w:lvl w:ilvl="0" w:tplc="042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7" w15:restartNumberingAfterBreak="0">
    <w:nsid w:val="7E0B3DCA"/>
    <w:multiLevelType w:val="hybridMultilevel"/>
    <w:tmpl w:val="D72E843E"/>
    <w:lvl w:ilvl="0" w:tplc="E4FC44C2">
      <w:start w:val="1"/>
      <w:numFmt w:val="decimal"/>
      <w:lvlText w:val="ĐIỀU %1."/>
      <w:lvlJc w:val="left"/>
      <w:pPr>
        <w:ind w:left="624" w:hanging="39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44"/>
  </w:num>
  <w:num w:numId="3">
    <w:abstractNumId w:val="12"/>
  </w:num>
  <w:num w:numId="4">
    <w:abstractNumId w:val="40"/>
  </w:num>
  <w:num w:numId="5">
    <w:abstractNumId w:val="60"/>
  </w:num>
  <w:num w:numId="6">
    <w:abstractNumId w:val="18"/>
  </w:num>
  <w:num w:numId="7">
    <w:abstractNumId w:val="64"/>
  </w:num>
  <w:num w:numId="8">
    <w:abstractNumId w:val="57"/>
  </w:num>
  <w:num w:numId="9">
    <w:abstractNumId w:val="11"/>
  </w:num>
  <w:num w:numId="10">
    <w:abstractNumId w:val="73"/>
  </w:num>
  <w:num w:numId="11">
    <w:abstractNumId w:val="50"/>
  </w:num>
  <w:num w:numId="12">
    <w:abstractNumId w:val="32"/>
  </w:num>
  <w:num w:numId="13">
    <w:abstractNumId w:val="34"/>
  </w:num>
  <w:num w:numId="14">
    <w:abstractNumId w:val="22"/>
  </w:num>
  <w:num w:numId="15">
    <w:abstractNumId w:val="48"/>
  </w:num>
  <w:num w:numId="16">
    <w:abstractNumId w:val="10"/>
  </w:num>
  <w:num w:numId="17">
    <w:abstractNumId w:val="8"/>
  </w:num>
  <w:num w:numId="18">
    <w:abstractNumId w:val="16"/>
  </w:num>
  <w:num w:numId="19">
    <w:abstractNumId w:val="0"/>
  </w:num>
  <w:num w:numId="20">
    <w:abstractNumId w:val="14"/>
  </w:num>
  <w:num w:numId="21">
    <w:abstractNumId w:val="72"/>
  </w:num>
  <w:num w:numId="22">
    <w:abstractNumId w:val="55"/>
  </w:num>
  <w:num w:numId="23">
    <w:abstractNumId w:val="62"/>
  </w:num>
  <w:num w:numId="24">
    <w:abstractNumId w:val="41"/>
  </w:num>
  <w:num w:numId="25">
    <w:abstractNumId w:val="26"/>
  </w:num>
  <w:num w:numId="26">
    <w:abstractNumId w:val="24"/>
  </w:num>
  <w:num w:numId="27">
    <w:abstractNumId w:val="63"/>
  </w:num>
  <w:num w:numId="28">
    <w:abstractNumId w:val="68"/>
  </w:num>
  <w:num w:numId="29">
    <w:abstractNumId w:val="49"/>
  </w:num>
  <w:num w:numId="30">
    <w:abstractNumId w:val="65"/>
  </w:num>
  <w:num w:numId="31">
    <w:abstractNumId w:val="5"/>
  </w:num>
  <w:num w:numId="32">
    <w:abstractNumId w:val="74"/>
  </w:num>
  <w:num w:numId="33">
    <w:abstractNumId w:val="43"/>
  </w:num>
  <w:num w:numId="34">
    <w:abstractNumId w:val="69"/>
  </w:num>
  <w:num w:numId="35">
    <w:abstractNumId w:val="70"/>
  </w:num>
  <w:num w:numId="36">
    <w:abstractNumId w:val="75"/>
  </w:num>
  <w:num w:numId="37">
    <w:abstractNumId w:val="77"/>
  </w:num>
  <w:num w:numId="38">
    <w:abstractNumId w:val="56"/>
  </w:num>
  <w:num w:numId="39">
    <w:abstractNumId w:val="3"/>
  </w:num>
  <w:num w:numId="40">
    <w:abstractNumId w:val="66"/>
  </w:num>
  <w:num w:numId="41">
    <w:abstractNumId w:val="61"/>
  </w:num>
  <w:num w:numId="42">
    <w:abstractNumId w:val="51"/>
  </w:num>
  <w:num w:numId="43">
    <w:abstractNumId w:val="38"/>
  </w:num>
  <w:num w:numId="44">
    <w:abstractNumId w:val="25"/>
  </w:num>
  <w:num w:numId="45">
    <w:abstractNumId w:val="37"/>
  </w:num>
  <w:num w:numId="46">
    <w:abstractNumId w:val="6"/>
  </w:num>
  <w:num w:numId="47">
    <w:abstractNumId w:val="29"/>
  </w:num>
  <w:num w:numId="48">
    <w:abstractNumId w:val="36"/>
  </w:num>
  <w:num w:numId="49">
    <w:abstractNumId w:val="21"/>
  </w:num>
  <w:num w:numId="50">
    <w:abstractNumId w:val="30"/>
  </w:num>
  <w:num w:numId="51">
    <w:abstractNumId w:val="54"/>
  </w:num>
  <w:num w:numId="52">
    <w:abstractNumId w:val="67"/>
  </w:num>
  <w:num w:numId="53">
    <w:abstractNumId w:val="53"/>
  </w:num>
  <w:num w:numId="54">
    <w:abstractNumId w:val="31"/>
  </w:num>
  <w:num w:numId="55">
    <w:abstractNumId w:val="42"/>
  </w:num>
  <w:num w:numId="56">
    <w:abstractNumId w:val="4"/>
  </w:num>
  <w:num w:numId="57">
    <w:abstractNumId w:val="33"/>
  </w:num>
  <w:num w:numId="58">
    <w:abstractNumId w:val="1"/>
  </w:num>
  <w:num w:numId="59">
    <w:abstractNumId w:val="28"/>
  </w:num>
  <w:num w:numId="60">
    <w:abstractNumId w:val="2"/>
  </w:num>
  <w:num w:numId="61">
    <w:abstractNumId w:val="7"/>
  </w:num>
  <w:num w:numId="62">
    <w:abstractNumId w:val="58"/>
  </w:num>
  <w:num w:numId="63">
    <w:abstractNumId w:val="35"/>
  </w:num>
  <w:num w:numId="64">
    <w:abstractNumId w:val="47"/>
  </w:num>
  <w:num w:numId="65">
    <w:abstractNumId w:val="17"/>
  </w:num>
  <w:num w:numId="66">
    <w:abstractNumId w:val="71"/>
  </w:num>
  <w:num w:numId="67">
    <w:abstractNumId w:val="39"/>
  </w:num>
  <w:num w:numId="68">
    <w:abstractNumId w:val="9"/>
  </w:num>
  <w:num w:numId="69">
    <w:abstractNumId w:val="46"/>
  </w:num>
  <w:num w:numId="70">
    <w:abstractNumId w:val="23"/>
  </w:num>
  <w:num w:numId="71">
    <w:abstractNumId w:val="52"/>
  </w:num>
  <w:num w:numId="72">
    <w:abstractNumId w:val="20"/>
  </w:num>
  <w:num w:numId="73">
    <w:abstractNumId w:val="27"/>
  </w:num>
  <w:num w:numId="74">
    <w:abstractNumId w:val="45"/>
  </w:num>
  <w:num w:numId="75">
    <w:abstractNumId w:val="19"/>
  </w:num>
  <w:num w:numId="76">
    <w:abstractNumId w:val="76"/>
  </w:num>
  <w:num w:numId="77">
    <w:abstractNumId w:val="59"/>
  </w:num>
  <w:num w:numId="78">
    <w:abstractNumId w:val="13"/>
  </w:num>
  <w:numIdMacAtCleanup w:val="6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[Base-Legal]_CN">
    <w15:presenceInfo w15:providerId="None" w15:userId="[Base-Legal]_CN"/>
  </w15:person>
  <w15:person w15:author="Long Nguyễn Văn">
    <w15:presenceInfo w15:providerId="Windows Live" w15:userId="6314abae7d3f2ed9"/>
  </w15:person>
  <w15:person w15:author="Legal HCM">
    <w15:presenceInfo w15:providerId="None" w15:userId="Legal HCM"/>
  </w15:person>
  <w15:person w15:author="Cuong@base.vn">
    <w15:presenceInfo w15:providerId="None" w15:userId="Cuong@base.v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hideSpellingErrors/>
  <w:proofState w:grammar="clean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496"/>
    <w:rsid w:val="000101C5"/>
    <w:rsid w:val="000245B4"/>
    <w:rsid w:val="00027315"/>
    <w:rsid w:val="000273F2"/>
    <w:rsid w:val="00032884"/>
    <w:rsid w:val="0003390F"/>
    <w:rsid w:val="0004420C"/>
    <w:rsid w:val="00046793"/>
    <w:rsid w:val="0004792E"/>
    <w:rsid w:val="00056B46"/>
    <w:rsid w:val="0005710D"/>
    <w:rsid w:val="000606AC"/>
    <w:rsid w:val="000616F9"/>
    <w:rsid w:val="00062144"/>
    <w:rsid w:val="00067061"/>
    <w:rsid w:val="00067A87"/>
    <w:rsid w:val="00067AAB"/>
    <w:rsid w:val="00071CAF"/>
    <w:rsid w:val="00072756"/>
    <w:rsid w:val="00073437"/>
    <w:rsid w:val="00083D95"/>
    <w:rsid w:val="00087C24"/>
    <w:rsid w:val="0009310D"/>
    <w:rsid w:val="000A0A5F"/>
    <w:rsid w:val="000A0B22"/>
    <w:rsid w:val="000B0CAC"/>
    <w:rsid w:val="000B26A2"/>
    <w:rsid w:val="000B79B0"/>
    <w:rsid w:val="000C63C3"/>
    <w:rsid w:val="000D361F"/>
    <w:rsid w:val="000E5388"/>
    <w:rsid w:val="000F1068"/>
    <w:rsid w:val="000F31D9"/>
    <w:rsid w:val="000F52DE"/>
    <w:rsid w:val="000F7095"/>
    <w:rsid w:val="0011367B"/>
    <w:rsid w:val="00114770"/>
    <w:rsid w:val="001165E8"/>
    <w:rsid w:val="00117CE9"/>
    <w:rsid w:val="00117EB4"/>
    <w:rsid w:val="001206FB"/>
    <w:rsid w:val="00123E7D"/>
    <w:rsid w:val="00124732"/>
    <w:rsid w:val="0012746C"/>
    <w:rsid w:val="001306AE"/>
    <w:rsid w:val="00133AFB"/>
    <w:rsid w:val="00133E9E"/>
    <w:rsid w:val="00134B7F"/>
    <w:rsid w:val="00136246"/>
    <w:rsid w:val="0013652A"/>
    <w:rsid w:val="00137A4C"/>
    <w:rsid w:val="00140A8D"/>
    <w:rsid w:val="0014619C"/>
    <w:rsid w:val="00153496"/>
    <w:rsid w:val="00154806"/>
    <w:rsid w:val="00162F72"/>
    <w:rsid w:val="00163BF1"/>
    <w:rsid w:val="00165212"/>
    <w:rsid w:val="00181FBD"/>
    <w:rsid w:val="00185694"/>
    <w:rsid w:val="001915E3"/>
    <w:rsid w:val="001A04E9"/>
    <w:rsid w:val="001B3977"/>
    <w:rsid w:val="001B4011"/>
    <w:rsid w:val="001B693B"/>
    <w:rsid w:val="001C0913"/>
    <w:rsid w:val="001C11DD"/>
    <w:rsid w:val="001D4C91"/>
    <w:rsid w:val="001D6A0F"/>
    <w:rsid w:val="001F40FE"/>
    <w:rsid w:val="00212FF1"/>
    <w:rsid w:val="00221995"/>
    <w:rsid w:val="00222AB2"/>
    <w:rsid w:val="00223C18"/>
    <w:rsid w:val="00225245"/>
    <w:rsid w:val="002440DA"/>
    <w:rsid w:val="00245318"/>
    <w:rsid w:val="00251E9E"/>
    <w:rsid w:val="00251F19"/>
    <w:rsid w:val="002548F4"/>
    <w:rsid w:val="002617B3"/>
    <w:rsid w:val="00262D9A"/>
    <w:rsid w:val="0026342F"/>
    <w:rsid w:val="002723AB"/>
    <w:rsid w:val="00275081"/>
    <w:rsid w:val="00276E29"/>
    <w:rsid w:val="00282702"/>
    <w:rsid w:val="00295BEF"/>
    <w:rsid w:val="002A5523"/>
    <w:rsid w:val="002A5D8A"/>
    <w:rsid w:val="002B4F47"/>
    <w:rsid w:val="002B5B06"/>
    <w:rsid w:val="002B62F7"/>
    <w:rsid w:val="002B6FCF"/>
    <w:rsid w:val="002C010B"/>
    <w:rsid w:val="002D2BF8"/>
    <w:rsid w:val="002D3954"/>
    <w:rsid w:val="002E1875"/>
    <w:rsid w:val="002E4648"/>
    <w:rsid w:val="002F6E33"/>
    <w:rsid w:val="002F73CD"/>
    <w:rsid w:val="00304984"/>
    <w:rsid w:val="00306692"/>
    <w:rsid w:val="00310820"/>
    <w:rsid w:val="00312221"/>
    <w:rsid w:val="0032129F"/>
    <w:rsid w:val="0033208F"/>
    <w:rsid w:val="00336765"/>
    <w:rsid w:val="0033780E"/>
    <w:rsid w:val="00344699"/>
    <w:rsid w:val="00346AD4"/>
    <w:rsid w:val="003630BB"/>
    <w:rsid w:val="00364246"/>
    <w:rsid w:val="0036676D"/>
    <w:rsid w:val="00370AD3"/>
    <w:rsid w:val="00373A42"/>
    <w:rsid w:val="003844BF"/>
    <w:rsid w:val="00384529"/>
    <w:rsid w:val="00396DD9"/>
    <w:rsid w:val="003B1DE4"/>
    <w:rsid w:val="003B3693"/>
    <w:rsid w:val="003C00CC"/>
    <w:rsid w:val="003C10A5"/>
    <w:rsid w:val="003C5F92"/>
    <w:rsid w:val="003D471A"/>
    <w:rsid w:val="003D599D"/>
    <w:rsid w:val="003D6BC7"/>
    <w:rsid w:val="003F17B6"/>
    <w:rsid w:val="00401440"/>
    <w:rsid w:val="00405F51"/>
    <w:rsid w:val="00406399"/>
    <w:rsid w:val="00407C12"/>
    <w:rsid w:val="00410276"/>
    <w:rsid w:val="00414905"/>
    <w:rsid w:val="004201CD"/>
    <w:rsid w:val="00427760"/>
    <w:rsid w:val="004311F3"/>
    <w:rsid w:val="00431F77"/>
    <w:rsid w:val="00434C31"/>
    <w:rsid w:val="004518A2"/>
    <w:rsid w:val="00455AF2"/>
    <w:rsid w:val="004566B5"/>
    <w:rsid w:val="00466BE4"/>
    <w:rsid w:val="00470459"/>
    <w:rsid w:val="004748FA"/>
    <w:rsid w:val="00475911"/>
    <w:rsid w:val="00483055"/>
    <w:rsid w:val="004851C8"/>
    <w:rsid w:val="00494504"/>
    <w:rsid w:val="00496777"/>
    <w:rsid w:val="00496D3C"/>
    <w:rsid w:val="004A05F3"/>
    <w:rsid w:val="004A2331"/>
    <w:rsid w:val="004A4618"/>
    <w:rsid w:val="004B34F5"/>
    <w:rsid w:val="004C008F"/>
    <w:rsid w:val="004C0211"/>
    <w:rsid w:val="004C6B9F"/>
    <w:rsid w:val="004D1BD6"/>
    <w:rsid w:val="004D65C8"/>
    <w:rsid w:val="004E3F00"/>
    <w:rsid w:val="004F2924"/>
    <w:rsid w:val="004F4157"/>
    <w:rsid w:val="004F6683"/>
    <w:rsid w:val="00507E8C"/>
    <w:rsid w:val="00510839"/>
    <w:rsid w:val="00517FD2"/>
    <w:rsid w:val="0052475D"/>
    <w:rsid w:val="00526931"/>
    <w:rsid w:val="00527D4F"/>
    <w:rsid w:val="00531450"/>
    <w:rsid w:val="00531AB9"/>
    <w:rsid w:val="00537E90"/>
    <w:rsid w:val="0054493D"/>
    <w:rsid w:val="0054531E"/>
    <w:rsid w:val="00551B62"/>
    <w:rsid w:val="0055419D"/>
    <w:rsid w:val="00561614"/>
    <w:rsid w:val="00571AFD"/>
    <w:rsid w:val="00575743"/>
    <w:rsid w:val="00577046"/>
    <w:rsid w:val="005813C1"/>
    <w:rsid w:val="00583CD7"/>
    <w:rsid w:val="00595899"/>
    <w:rsid w:val="00596399"/>
    <w:rsid w:val="005976B7"/>
    <w:rsid w:val="00597830"/>
    <w:rsid w:val="005A272C"/>
    <w:rsid w:val="005A5AE0"/>
    <w:rsid w:val="005B270C"/>
    <w:rsid w:val="005B2A0D"/>
    <w:rsid w:val="005C1265"/>
    <w:rsid w:val="005D1305"/>
    <w:rsid w:val="005D39B6"/>
    <w:rsid w:val="005D793B"/>
    <w:rsid w:val="005E17FC"/>
    <w:rsid w:val="005E2532"/>
    <w:rsid w:val="005E2874"/>
    <w:rsid w:val="005E4A4B"/>
    <w:rsid w:val="005E6924"/>
    <w:rsid w:val="005F0688"/>
    <w:rsid w:val="006036F0"/>
    <w:rsid w:val="006046CB"/>
    <w:rsid w:val="00613E9B"/>
    <w:rsid w:val="00620320"/>
    <w:rsid w:val="00636FC1"/>
    <w:rsid w:val="00637B5C"/>
    <w:rsid w:val="0064035D"/>
    <w:rsid w:val="00646D59"/>
    <w:rsid w:val="006572F4"/>
    <w:rsid w:val="00657E2B"/>
    <w:rsid w:val="00666719"/>
    <w:rsid w:val="00670912"/>
    <w:rsid w:val="006736CB"/>
    <w:rsid w:val="00673B33"/>
    <w:rsid w:val="00673E3C"/>
    <w:rsid w:val="006804F2"/>
    <w:rsid w:val="0068254A"/>
    <w:rsid w:val="00683568"/>
    <w:rsid w:val="00684C16"/>
    <w:rsid w:val="0068662E"/>
    <w:rsid w:val="00690000"/>
    <w:rsid w:val="0069047A"/>
    <w:rsid w:val="00692E5C"/>
    <w:rsid w:val="00694215"/>
    <w:rsid w:val="00697FE5"/>
    <w:rsid w:val="006A51BE"/>
    <w:rsid w:val="006B479F"/>
    <w:rsid w:val="006B4A14"/>
    <w:rsid w:val="006B7365"/>
    <w:rsid w:val="006C012E"/>
    <w:rsid w:val="006C266D"/>
    <w:rsid w:val="006C6914"/>
    <w:rsid w:val="006D6F95"/>
    <w:rsid w:val="006F4578"/>
    <w:rsid w:val="00706B86"/>
    <w:rsid w:val="00707519"/>
    <w:rsid w:val="00707C47"/>
    <w:rsid w:val="007119A5"/>
    <w:rsid w:val="00712A71"/>
    <w:rsid w:val="00716C34"/>
    <w:rsid w:val="007174A3"/>
    <w:rsid w:val="00723656"/>
    <w:rsid w:val="007258A6"/>
    <w:rsid w:val="0073132B"/>
    <w:rsid w:val="00731443"/>
    <w:rsid w:val="0073291C"/>
    <w:rsid w:val="00732AA3"/>
    <w:rsid w:val="00734A96"/>
    <w:rsid w:val="007442FD"/>
    <w:rsid w:val="007527B6"/>
    <w:rsid w:val="00756236"/>
    <w:rsid w:val="007612E8"/>
    <w:rsid w:val="00771BFF"/>
    <w:rsid w:val="00781957"/>
    <w:rsid w:val="00787265"/>
    <w:rsid w:val="0079457E"/>
    <w:rsid w:val="007A0460"/>
    <w:rsid w:val="007A1750"/>
    <w:rsid w:val="007A5F3D"/>
    <w:rsid w:val="007A7FC6"/>
    <w:rsid w:val="007B15AC"/>
    <w:rsid w:val="007B1E4D"/>
    <w:rsid w:val="007C01DA"/>
    <w:rsid w:val="007C3BB5"/>
    <w:rsid w:val="007D5F34"/>
    <w:rsid w:val="007E0F3D"/>
    <w:rsid w:val="007E1253"/>
    <w:rsid w:val="007E4426"/>
    <w:rsid w:val="007F035C"/>
    <w:rsid w:val="00800EFA"/>
    <w:rsid w:val="0080428A"/>
    <w:rsid w:val="00807C70"/>
    <w:rsid w:val="0081587A"/>
    <w:rsid w:val="008214A6"/>
    <w:rsid w:val="0082490B"/>
    <w:rsid w:val="008256A0"/>
    <w:rsid w:val="008326E3"/>
    <w:rsid w:val="00836D76"/>
    <w:rsid w:val="008469B1"/>
    <w:rsid w:val="00855510"/>
    <w:rsid w:val="008571D9"/>
    <w:rsid w:val="00860C7B"/>
    <w:rsid w:val="008744D6"/>
    <w:rsid w:val="00874F44"/>
    <w:rsid w:val="0087602F"/>
    <w:rsid w:val="00876AAB"/>
    <w:rsid w:val="00882B01"/>
    <w:rsid w:val="00885DC2"/>
    <w:rsid w:val="0088623A"/>
    <w:rsid w:val="00893F47"/>
    <w:rsid w:val="00894AFE"/>
    <w:rsid w:val="00897160"/>
    <w:rsid w:val="00897856"/>
    <w:rsid w:val="008A6C8B"/>
    <w:rsid w:val="008B0077"/>
    <w:rsid w:val="008B03C9"/>
    <w:rsid w:val="008B7FEF"/>
    <w:rsid w:val="008C6A0C"/>
    <w:rsid w:val="008D16B5"/>
    <w:rsid w:val="008D28F0"/>
    <w:rsid w:val="008D5733"/>
    <w:rsid w:val="008E2ECF"/>
    <w:rsid w:val="008E77AE"/>
    <w:rsid w:val="008F17A8"/>
    <w:rsid w:val="008F52C6"/>
    <w:rsid w:val="00901C90"/>
    <w:rsid w:val="00906A97"/>
    <w:rsid w:val="00910F28"/>
    <w:rsid w:val="00913B6B"/>
    <w:rsid w:val="009179CC"/>
    <w:rsid w:val="009250D1"/>
    <w:rsid w:val="00942415"/>
    <w:rsid w:val="009449F5"/>
    <w:rsid w:val="0094535A"/>
    <w:rsid w:val="00947543"/>
    <w:rsid w:val="00955DBF"/>
    <w:rsid w:val="009675C0"/>
    <w:rsid w:val="00967B1F"/>
    <w:rsid w:val="00970C7A"/>
    <w:rsid w:val="00972E05"/>
    <w:rsid w:val="00974D22"/>
    <w:rsid w:val="009768B7"/>
    <w:rsid w:val="0098387A"/>
    <w:rsid w:val="009A0514"/>
    <w:rsid w:val="009A6AF0"/>
    <w:rsid w:val="009B6440"/>
    <w:rsid w:val="009B6663"/>
    <w:rsid w:val="009B6CC7"/>
    <w:rsid w:val="009C1B36"/>
    <w:rsid w:val="009D5A6B"/>
    <w:rsid w:val="009D7EF5"/>
    <w:rsid w:val="009E245D"/>
    <w:rsid w:val="009E51FF"/>
    <w:rsid w:val="009E612E"/>
    <w:rsid w:val="009F1C54"/>
    <w:rsid w:val="00A00EA7"/>
    <w:rsid w:val="00A0358E"/>
    <w:rsid w:val="00A14C82"/>
    <w:rsid w:val="00A17BE1"/>
    <w:rsid w:val="00A26B17"/>
    <w:rsid w:val="00A328BD"/>
    <w:rsid w:val="00A32E14"/>
    <w:rsid w:val="00A354D1"/>
    <w:rsid w:val="00A4013B"/>
    <w:rsid w:val="00A43680"/>
    <w:rsid w:val="00A47015"/>
    <w:rsid w:val="00A50F3B"/>
    <w:rsid w:val="00A54943"/>
    <w:rsid w:val="00A569DA"/>
    <w:rsid w:val="00A73A74"/>
    <w:rsid w:val="00A84296"/>
    <w:rsid w:val="00A85305"/>
    <w:rsid w:val="00A85505"/>
    <w:rsid w:val="00A87041"/>
    <w:rsid w:val="00A9175E"/>
    <w:rsid w:val="00AA44AE"/>
    <w:rsid w:val="00AA4D95"/>
    <w:rsid w:val="00AA6E3E"/>
    <w:rsid w:val="00AB10B5"/>
    <w:rsid w:val="00AC04F2"/>
    <w:rsid w:val="00AC1CFD"/>
    <w:rsid w:val="00AC611E"/>
    <w:rsid w:val="00AC662B"/>
    <w:rsid w:val="00AD208F"/>
    <w:rsid w:val="00AD3B85"/>
    <w:rsid w:val="00AF0EC0"/>
    <w:rsid w:val="00AF3C43"/>
    <w:rsid w:val="00B0554E"/>
    <w:rsid w:val="00B067B5"/>
    <w:rsid w:val="00B14542"/>
    <w:rsid w:val="00B1486E"/>
    <w:rsid w:val="00B15DAD"/>
    <w:rsid w:val="00B16E0C"/>
    <w:rsid w:val="00B22719"/>
    <w:rsid w:val="00B340D1"/>
    <w:rsid w:val="00B358E1"/>
    <w:rsid w:val="00B41570"/>
    <w:rsid w:val="00B422FF"/>
    <w:rsid w:val="00B5257A"/>
    <w:rsid w:val="00B5365F"/>
    <w:rsid w:val="00B55AE4"/>
    <w:rsid w:val="00B56C15"/>
    <w:rsid w:val="00B6178D"/>
    <w:rsid w:val="00B632FC"/>
    <w:rsid w:val="00B66A11"/>
    <w:rsid w:val="00B70845"/>
    <w:rsid w:val="00B74F0E"/>
    <w:rsid w:val="00B80763"/>
    <w:rsid w:val="00B84329"/>
    <w:rsid w:val="00B935C9"/>
    <w:rsid w:val="00B93CCA"/>
    <w:rsid w:val="00B94784"/>
    <w:rsid w:val="00B962E4"/>
    <w:rsid w:val="00B96E10"/>
    <w:rsid w:val="00BA2C28"/>
    <w:rsid w:val="00BA2CD7"/>
    <w:rsid w:val="00BA7C76"/>
    <w:rsid w:val="00BB3529"/>
    <w:rsid w:val="00BC035F"/>
    <w:rsid w:val="00BC1A15"/>
    <w:rsid w:val="00BE1B50"/>
    <w:rsid w:val="00BE273A"/>
    <w:rsid w:val="00BF208F"/>
    <w:rsid w:val="00BF214D"/>
    <w:rsid w:val="00BF2378"/>
    <w:rsid w:val="00BF445F"/>
    <w:rsid w:val="00BF4E52"/>
    <w:rsid w:val="00C02931"/>
    <w:rsid w:val="00C03530"/>
    <w:rsid w:val="00C0486F"/>
    <w:rsid w:val="00C112FD"/>
    <w:rsid w:val="00C125DE"/>
    <w:rsid w:val="00C129EE"/>
    <w:rsid w:val="00C17B89"/>
    <w:rsid w:val="00C20D22"/>
    <w:rsid w:val="00C225B0"/>
    <w:rsid w:val="00C23A9A"/>
    <w:rsid w:val="00C33229"/>
    <w:rsid w:val="00C374DA"/>
    <w:rsid w:val="00C40DB0"/>
    <w:rsid w:val="00C44642"/>
    <w:rsid w:val="00C45034"/>
    <w:rsid w:val="00C47C5C"/>
    <w:rsid w:val="00C50178"/>
    <w:rsid w:val="00C51FB3"/>
    <w:rsid w:val="00C64EEF"/>
    <w:rsid w:val="00C72E2A"/>
    <w:rsid w:val="00C743CD"/>
    <w:rsid w:val="00C748C8"/>
    <w:rsid w:val="00C81341"/>
    <w:rsid w:val="00C83370"/>
    <w:rsid w:val="00C8407C"/>
    <w:rsid w:val="00C90E7E"/>
    <w:rsid w:val="00C9437B"/>
    <w:rsid w:val="00C97084"/>
    <w:rsid w:val="00CA76D5"/>
    <w:rsid w:val="00CB24C6"/>
    <w:rsid w:val="00CB2BC4"/>
    <w:rsid w:val="00CC3635"/>
    <w:rsid w:val="00CC485B"/>
    <w:rsid w:val="00CC705C"/>
    <w:rsid w:val="00CF7578"/>
    <w:rsid w:val="00D1298B"/>
    <w:rsid w:val="00D13912"/>
    <w:rsid w:val="00D16D47"/>
    <w:rsid w:val="00D246F5"/>
    <w:rsid w:val="00D272BE"/>
    <w:rsid w:val="00D32475"/>
    <w:rsid w:val="00D35E05"/>
    <w:rsid w:val="00D37900"/>
    <w:rsid w:val="00D44580"/>
    <w:rsid w:val="00D44E13"/>
    <w:rsid w:val="00D51B60"/>
    <w:rsid w:val="00D53DA8"/>
    <w:rsid w:val="00D57E0F"/>
    <w:rsid w:val="00D65B61"/>
    <w:rsid w:val="00D663C4"/>
    <w:rsid w:val="00D712AD"/>
    <w:rsid w:val="00D71856"/>
    <w:rsid w:val="00D724FD"/>
    <w:rsid w:val="00D80E8D"/>
    <w:rsid w:val="00D823FA"/>
    <w:rsid w:val="00D91F3D"/>
    <w:rsid w:val="00D97784"/>
    <w:rsid w:val="00DA47D6"/>
    <w:rsid w:val="00DA5A19"/>
    <w:rsid w:val="00DA5E86"/>
    <w:rsid w:val="00DA6448"/>
    <w:rsid w:val="00DC073F"/>
    <w:rsid w:val="00DC42B7"/>
    <w:rsid w:val="00DC620D"/>
    <w:rsid w:val="00DC6F85"/>
    <w:rsid w:val="00DE70C2"/>
    <w:rsid w:val="00DE7A9D"/>
    <w:rsid w:val="00DF0139"/>
    <w:rsid w:val="00DF0E0F"/>
    <w:rsid w:val="00DF25DD"/>
    <w:rsid w:val="00DF61F6"/>
    <w:rsid w:val="00DF62F7"/>
    <w:rsid w:val="00E004DD"/>
    <w:rsid w:val="00E041DF"/>
    <w:rsid w:val="00E058C9"/>
    <w:rsid w:val="00E111EC"/>
    <w:rsid w:val="00E16DCC"/>
    <w:rsid w:val="00E209CF"/>
    <w:rsid w:val="00E270A9"/>
    <w:rsid w:val="00E309CA"/>
    <w:rsid w:val="00E3601E"/>
    <w:rsid w:val="00E4081C"/>
    <w:rsid w:val="00E46BF2"/>
    <w:rsid w:val="00E552CE"/>
    <w:rsid w:val="00E60563"/>
    <w:rsid w:val="00E71EBB"/>
    <w:rsid w:val="00E8063F"/>
    <w:rsid w:val="00E8525E"/>
    <w:rsid w:val="00E85CEC"/>
    <w:rsid w:val="00E9233F"/>
    <w:rsid w:val="00E92439"/>
    <w:rsid w:val="00E92C6E"/>
    <w:rsid w:val="00EA776C"/>
    <w:rsid w:val="00EB24BD"/>
    <w:rsid w:val="00EB42FA"/>
    <w:rsid w:val="00EB4994"/>
    <w:rsid w:val="00EB4A81"/>
    <w:rsid w:val="00EC1C5B"/>
    <w:rsid w:val="00EC4EB6"/>
    <w:rsid w:val="00EC6745"/>
    <w:rsid w:val="00EC7680"/>
    <w:rsid w:val="00EC7B46"/>
    <w:rsid w:val="00ED02F6"/>
    <w:rsid w:val="00ED7938"/>
    <w:rsid w:val="00EE215C"/>
    <w:rsid w:val="00EE2B1A"/>
    <w:rsid w:val="00EE3203"/>
    <w:rsid w:val="00EE6652"/>
    <w:rsid w:val="00EF2A9C"/>
    <w:rsid w:val="00EF3343"/>
    <w:rsid w:val="00EF4E1A"/>
    <w:rsid w:val="00EF6259"/>
    <w:rsid w:val="00F02157"/>
    <w:rsid w:val="00F05D27"/>
    <w:rsid w:val="00F13AF9"/>
    <w:rsid w:val="00F141FB"/>
    <w:rsid w:val="00F15990"/>
    <w:rsid w:val="00F21CD8"/>
    <w:rsid w:val="00F3042B"/>
    <w:rsid w:val="00F3512A"/>
    <w:rsid w:val="00F4459D"/>
    <w:rsid w:val="00F51D02"/>
    <w:rsid w:val="00F53C2B"/>
    <w:rsid w:val="00F60450"/>
    <w:rsid w:val="00F6489E"/>
    <w:rsid w:val="00F66BDD"/>
    <w:rsid w:val="00F72D7D"/>
    <w:rsid w:val="00F74046"/>
    <w:rsid w:val="00F84F86"/>
    <w:rsid w:val="00F920F5"/>
    <w:rsid w:val="00F96951"/>
    <w:rsid w:val="00FA1392"/>
    <w:rsid w:val="00FA15F4"/>
    <w:rsid w:val="00FA4281"/>
    <w:rsid w:val="00FD0069"/>
    <w:rsid w:val="00FD00BE"/>
    <w:rsid w:val="00FE221E"/>
    <w:rsid w:val="00FE5179"/>
    <w:rsid w:val="00FE5241"/>
    <w:rsid w:val="00FF1872"/>
    <w:rsid w:val="00FF4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0651B1"/>
  <w15:chartTrackingRefBased/>
  <w15:docId w15:val="{480A051F-0EA9-43BE-BDD3-392FAF153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136246"/>
    <w:pPr>
      <w:widowControl w:val="0"/>
      <w:pBdr>
        <w:top w:val="nil"/>
        <w:left w:val="nil"/>
        <w:bottom w:val="nil"/>
        <w:right w:val="nil"/>
        <w:between w:val="nil"/>
      </w:pBdr>
      <w:spacing w:before="60" w:after="0" w:line="240" w:lineRule="auto"/>
      <w:jc w:val="both"/>
    </w:pPr>
    <w:rPr>
      <w:rFonts w:ascii=".VnArial" w:eastAsia=".VnArial" w:hAnsi=".VnArial" w:cs=".VnArial"/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rsid w:val="00153496"/>
    <w:pPr>
      <w:keepNext/>
      <w:spacing w:before="140"/>
      <w:outlineLvl w:val="0"/>
    </w:pPr>
    <w:rPr>
      <w:rFonts w:ascii=".VnArialH" w:eastAsia=".VnArialH" w:hAnsi=".VnArialH" w:cs=".VnArialH"/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3496"/>
    <w:rPr>
      <w:rFonts w:ascii=".VnArialH" w:eastAsia=".VnArialH" w:hAnsi=".VnArialH" w:cs=".VnArialH"/>
      <w:b/>
      <w:color w:val="000000"/>
    </w:rPr>
  </w:style>
  <w:style w:type="table" w:customStyle="1" w:styleId="TableGrid1">
    <w:name w:val="Table Grid1"/>
    <w:basedOn w:val="TableNormal"/>
    <w:next w:val="TableGrid"/>
    <w:uiPriority w:val="39"/>
    <w:rsid w:val="00153496"/>
    <w:pPr>
      <w:widowControl w:val="0"/>
      <w:pBdr>
        <w:top w:val="nil"/>
        <w:left w:val="nil"/>
        <w:bottom w:val="nil"/>
        <w:right w:val="nil"/>
        <w:between w:val="nil"/>
      </w:pBdr>
      <w:spacing w:after="0" w:line="240" w:lineRule="auto"/>
      <w:jc w:val="both"/>
    </w:pPr>
    <w:rPr>
      <w:rFonts w:ascii=".VnArial" w:eastAsia=".VnArial" w:hAnsi=".VnArial" w:cs=".VnArial"/>
      <w:color w:val="00000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534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5349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53496"/>
    <w:rPr>
      <w:rFonts w:ascii=".VnArial" w:eastAsia=".VnArial" w:hAnsi=".VnArial" w:cs=".VnArial"/>
      <w:color w:val="000000"/>
      <w:sz w:val="20"/>
      <w:szCs w:val="20"/>
    </w:rPr>
  </w:style>
  <w:style w:type="table" w:styleId="TableGrid">
    <w:name w:val="Table Grid"/>
    <w:basedOn w:val="TableNormal"/>
    <w:uiPriority w:val="39"/>
    <w:rsid w:val="00153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3496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3496"/>
    <w:rPr>
      <w:rFonts w:ascii="Segoe UI" w:eastAsia=".VnArial" w:hAnsi="Segoe UI" w:cs="Segoe UI"/>
      <w:color w:val="000000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40D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40DB0"/>
    <w:rPr>
      <w:rFonts w:ascii=".VnArial" w:eastAsia=".VnArial" w:hAnsi=".VnArial" w:cs=".VnArial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405F5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01C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4201CD"/>
    <w:rPr>
      <w:rFonts w:ascii=".VnArial" w:eastAsia=".VnArial" w:hAnsi=".VnArial" w:cs=".VnArial"/>
      <w:color w:val="00000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201C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4201CD"/>
    <w:rPr>
      <w:rFonts w:ascii=".VnArial" w:eastAsia=".VnArial" w:hAnsi=".VnArial" w:cs=".VnArial"/>
      <w:color w:val="000000"/>
      <w:sz w:val="20"/>
      <w:szCs w:val="20"/>
    </w:rPr>
  </w:style>
  <w:style w:type="table" w:customStyle="1" w:styleId="TableGrid2">
    <w:name w:val="Table Grid2"/>
    <w:basedOn w:val="TableNormal"/>
    <w:next w:val="TableGrid"/>
    <w:uiPriority w:val="39"/>
    <w:rsid w:val="00C50178"/>
    <w:pPr>
      <w:widowControl w:val="0"/>
      <w:spacing w:after="0" w:line="240" w:lineRule="auto"/>
      <w:jc w:val="both"/>
    </w:pPr>
    <w:rPr>
      <w:rFonts w:ascii=".VnArial" w:eastAsia=".VnArial" w:hAnsi=".VnArial" w:cs=".VnArial"/>
      <w:color w:val="00000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00EFA"/>
    <w:pPr>
      <w:spacing w:after="0" w:line="240" w:lineRule="auto"/>
    </w:pPr>
    <w:rPr>
      <w:rFonts w:ascii=".VnArial" w:eastAsia=".VnArial" w:hAnsi=".VnArial" w:cs=".VnArial"/>
      <w:color w:val="00000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34B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B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83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Thuan</dc:creator>
  <cp:keywords/>
  <dc:description/>
  <cp:lastModifiedBy>[Base-Legal]_CN</cp:lastModifiedBy>
  <cp:revision>5</cp:revision>
  <cp:lastPrinted>2026-10-05T02:21:00Z</cp:lastPrinted>
  <dcterms:created xsi:type="dcterms:W3CDTF">2026-10-02T02:58:00Z</dcterms:created>
  <dcterms:modified xsi:type="dcterms:W3CDTF">2026-10-05T02:29:00Z</dcterms:modified>
</cp:coreProperties>
</file>